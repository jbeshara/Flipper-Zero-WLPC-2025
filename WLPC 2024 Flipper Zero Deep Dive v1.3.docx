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34042" w14:textId="48FF739D" w:rsidR="00394ADB" w:rsidRPr="00EF6A48" w:rsidRDefault="00394ADB" w:rsidP="0054209D">
      <w:pPr>
        <w:pStyle w:val="Bullets"/>
        <w:numPr>
          <w:ilvl w:val="0"/>
          <w:numId w:val="0"/>
        </w:numPr>
        <w:ind w:left="360"/>
        <w:rPr>
          <w:rFonts w:cs="Consolas"/>
          <w:b/>
          <w:bCs/>
          <w:szCs w:val="24"/>
        </w:rPr>
      </w:pPr>
      <w:r w:rsidRPr="00EF6A48">
        <w:rPr>
          <w:rFonts w:cs="Consolas"/>
          <w:b/>
          <w:bCs/>
          <w:szCs w:val="24"/>
        </w:rPr>
        <w:t>Last Updated: [0</w:t>
      </w:r>
      <w:r w:rsidR="00125027" w:rsidRPr="00EF6A48">
        <w:rPr>
          <w:rFonts w:cs="Consolas"/>
          <w:b/>
          <w:bCs/>
          <w:szCs w:val="24"/>
        </w:rPr>
        <w:t>2</w:t>
      </w:r>
      <w:r w:rsidRPr="00EF6A48">
        <w:rPr>
          <w:rFonts w:cs="Consolas"/>
          <w:b/>
          <w:bCs/>
          <w:szCs w:val="24"/>
        </w:rPr>
        <w:t>/</w:t>
      </w:r>
      <w:r w:rsidR="00125027" w:rsidRPr="00EF6A48">
        <w:rPr>
          <w:rFonts w:cs="Consolas"/>
          <w:b/>
          <w:bCs/>
          <w:szCs w:val="24"/>
        </w:rPr>
        <w:t>02/</w:t>
      </w:r>
      <w:r w:rsidRPr="00EF6A48">
        <w:rPr>
          <w:rFonts w:cs="Consolas"/>
          <w:b/>
          <w:bCs/>
          <w:szCs w:val="24"/>
        </w:rPr>
        <w:t>2024]</w:t>
      </w:r>
    </w:p>
    <w:p w14:paraId="2845108D" w14:textId="68C8B07B" w:rsidR="00394ADB" w:rsidRPr="00EF6A48" w:rsidRDefault="00394ADB" w:rsidP="0054209D">
      <w:pPr>
        <w:pStyle w:val="Bullets"/>
        <w:numPr>
          <w:ilvl w:val="0"/>
          <w:numId w:val="0"/>
        </w:numPr>
        <w:ind w:left="360"/>
        <w:rPr>
          <w:rFonts w:cs="Consolas"/>
          <w:b/>
          <w:bCs/>
          <w:szCs w:val="24"/>
        </w:rPr>
      </w:pPr>
      <w:r w:rsidRPr="00EF6A48">
        <w:rPr>
          <w:rFonts w:cs="Consolas"/>
          <w:b/>
          <w:bCs/>
          <w:szCs w:val="24"/>
        </w:rPr>
        <w:t xml:space="preserve">Guide Version: </w:t>
      </w:r>
      <w:r w:rsidR="003929C5" w:rsidRPr="00EF6A48">
        <w:rPr>
          <w:rFonts w:cs="Consolas"/>
          <w:b/>
          <w:bCs/>
          <w:szCs w:val="24"/>
        </w:rPr>
        <w:t>1.</w:t>
      </w:r>
      <w:r w:rsidR="007D720E" w:rsidRPr="00EF6A48">
        <w:rPr>
          <w:rFonts w:cs="Consolas"/>
          <w:b/>
          <w:bCs/>
          <w:szCs w:val="24"/>
        </w:rPr>
        <w:t>2</w:t>
      </w:r>
    </w:p>
    <w:p w14:paraId="08158BA4" w14:textId="4E33D071" w:rsidR="00394ADB" w:rsidRPr="00EF6A48" w:rsidRDefault="00394ADB" w:rsidP="00C8420C">
      <w:pPr>
        <w:jc w:val="center"/>
        <w:rPr>
          <w:rFonts w:cs="Consolas"/>
        </w:rPr>
      </w:pPr>
      <w:r w:rsidRPr="00EF6A48">
        <w:rPr>
          <w:rFonts w:cs="Consolas"/>
          <w:bdr w:val="none" w:sz="0" w:space="0" w:color="auto" w:frame="1"/>
        </w:rPr>
        <w:fldChar w:fldCharType="begin"/>
      </w:r>
      <w:r w:rsidRPr="00EF6A48">
        <w:rPr>
          <w:rFonts w:cs="Consolas"/>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sidRPr="00EF6A48">
        <w:rPr>
          <w:rFonts w:cs="Consolas"/>
          <w:bdr w:val="none" w:sz="0" w:space="0" w:color="auto" w:frame="1"/>
        </w:rPr>
        <w:fldChar w:fldCharType="separate"/>
      </w:r>
      <w:r w:rsidRPr="00EF6A48">
        <w:rPr>
          <w:rFonts w:cs="Consolas"/>
          <w:noProof/>
          <w:bdr w:val="none" w:sz="0" w:space="0" w:color="auto" w:frame="1"/>
        </w:rPr>
        <w:fldChar w:fldCharType="begin"/>
      </w:r>
      <w:r w:rsidRPr="00EF6A48">
        <w:rPr>
          <w:rFonts w:cs="Consolas"/>
          <w:noProof/>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sidRPr="00EF6A48">
        <w:rPr>
          <w:rFonts w:cs="Consolas"/>
          <w:noProof/>
          <w:bdr w:val="none" w:sz="0" w:space="0" w:color="auto" w:frame="1"/>
        </w:rPr>
        <w:fldChar w:fldCharType="separate"/>
      </w:r>
      <w:r w:rsidRPr="00EF6A48">
        <w:rPr>
          <w:rFonts w:cs="Consolas"/>
          <w:noProof/>
          <w:bdr w:val="none" w:sz="0" w:space="0" w:color="auto" w:frame="1"/>
        </w:rPr>
        <w:fldChar w:fldCharType="begin"/>
      </w:r>
      <w:r w:rsidRPr="00EF6A48">
        <w:rPr>
          <w:rFonts w:cs="Consolas"/>
          <w:noProof/>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sidRPr="00EF6A48">
        <w:rPr>
          <w:rFonts w:cs="Consolas"/>
          <w:noProof/>
          <w:bdr w:val="none" w:sz="0" w:space="0" w:color="auto" w:frame="1"/>
        </w:rPr>
        <w:fldChar w:fldCharType="separate"/>
      </w:r>
      <w:r w:rsidRPr="00EF6A48">
        <w:rPr>
          <w:rFonts w:cs="Consolas"/>
          <w:noProof/>
          <w:bdr w:val="none" w:sz="0" w:space="0" w:color="auto" w:frame="1"/>
        </w:rPr>
        <w:fldChar w:fldCharType="begin"/>
      </w:r>
      <w:r w:rsidRPr="00EF6A48">
        <w:rPr>
          <w:rFonts w:cs="Consolas"/>
          <w:noProof/>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sidRPr="00EF6A48">
        <w:rPr>
          <w:rFonts w:cs="Consolas"/>
          <w:noProof/>
          <w:bdr w:val="none" w:sz="0" w:space="0" w:color="auto" w:frame="1"/>
        </w:rPr>
        <w:fldChar w:fldCharType="separate"/>
      </w:r>
      <w:r w:rsidRPr="00EF6A48">
        <w:rPr>
          <w:rFonts w:cs="Consolas"/>
          <w:noProof/>
          <w:bdr w:val="none" w:sz="0" w:space="0" w:color="auto" w:frame="1"/>
        </w:rPr>
        <w:fldChar w:fldCharType="begin"/>
      </w:r>
      <w:r w:rsidRPr="00EF6A48">
        <w:rPr>
          <w:rFonts w:cs="Consolas"/>
          <w:noProof/>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sidRPr="00EF6A48">
        <w:rPr>
          <w:rFonts w:cs="Consolas"/>
          <w:noProof/>
          <w:bdr w:val="none" w:sz="0" w:space="0" w:color="auto" w:frame="1"/>
        </w:rPr>
        <w:fldChar w:fldCharType="separate"/>
      </w:r>
      <w:r w:rsidRPr="00EF6A48">
        <w:rPr>
          <w:rFonts w:cs="Consolas"/>
          <w:noProof/>
          <w:bdr w:val="none" w:sz="0" w:space="0" w:color="auto" w:frame="1"/>
        </w:rPr>
        <w:fldChar w:fldCharType="begin"/>
      </w:r>
      <w:r w:rsidRPr="00EF6A48">
        <w:rPr>
          <w:rFonts w:cs="Consolas"/>
          <w:noProof/>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sidRPr="00EF6A48">
        <w:rPr>
          <w:rFonts w:cs="Consolas"/>
          <w:noProof/>
          <w:bdr w:val="none" w:sz="0" w:space="0" w:color="auto" w:frame="1"/>
        </w:rPr>
        <w:fldChar w:fldCharType="separate"/>
      </w:r>
      <w:r w:rsidRPr="00EF6A48">
        <w:rPr>
          <w:rFonts w:cs="Consolas"/>
          <w:noProof/>
          <w:bdr w:val="none" w:sz="0" w:space="0" w:color="auto" w:frame="1"/>
        </w:rPr>
        <w:fldChar w:fldCharType="begin"/>
      </w:r>
      <w:r w:rsidRPr="00EF6A48">
        <w:rPr>
          <w:rFonts w:cs="Consolas"/>
          <w:noProof/>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sidRPr="00EF6A48">
        <w:rPr>
          <w:rFonts w:cs="Consolas"/>
          <w:noProof/>
          <w:bdr w:val="none" w:sz="0" w:space="0" w:color="auto" w:frame="1"/>
        </w:rPr>
        <w:fldChar w:fldCharType="separate"/>
      </w:r>
      <w:r w:rsidRPr="00EF6A48">
        <w:rPr>
          <w:rFonts w:cs="Consolas"/>
          <w:noProof/>
          <w:bdr w:val="none" w:sz="0" w:space="0" w:color="auto" w:frame="1"/>
        </w:rPr>
        <w:fldChar w:fldCharType="begin"/>
      </w:r>
      <w:r w:rsidRPr="00EF6A48">
        <w:rPr>
          <w:rFonts w:cs="Consolas"/>
          <w:noProof/>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sidRPr="00EF6A48">
        <w:rPr>
          <w:rFonts w:cs="Consolas"/>
          <w:noProof/>
          <w:bdr w:val="none" w:sz="0" w:space="0" w:color="auto" w:frame="1"/>
        </w:rPr>
        <w:fldChar w:fldCharType="separate"/>
      </w:r>
      <w:r>
        <w:rPr>
          <w:rFonts w:cs="Consolas"/>
          <w:noProof/>
          <w:bdr w:val="none" w:sz="0" w:space="0" w:color="auto" w:frame="1"/>
        </w:rPr>
        <w:fldChar w:fldCharType="begin"/>
      </w:r>
      <w:r>
        <w:rPr>
          <w:rFonts w:cs="Consolas"/>
          <w:noProof/>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Pr>
          <w:rFonts w:cs="Consolas"/>
          <w:noProof/>
          <w:bdr w:val="none" w:sz="0" w:space="0" w:color="auto" w:frame="1"/>
        </w:rPr>
        <w:fldChar w:fldCharType="separate"/>
      </w:r>
      <w:r>
        <w:rPr>
          <w:rFonts w:cs="Consolas"/>
          <w:noProof/>
          <w:bdr w:val="none" w:sz="0" w:space="0" w:color="auto" w:frame="1"/>
        </w:rPr>
        <w:fldChar w:fldCharType="begin"/>
      </w:r>
      <w:r>
        <w:rPr>
          <w:rFonts w:cs="Consolas"/>
          <w:noProof/>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Pr>
          <w:rFonts w:cs="Consolas"/>
          <w:noProof/>
          <w:bdr w:val="none" w:sz="0" w:space="0" w:color="auto" w:frame="1"/>
        </w:rPr>
        <w:fldChar w:fldCharType="separate"/>
      </w:r>
      <w:r>
        <w:rPr>
          <w:rFonts w:cs="Consolas"/>
          <w:noProof/>
          <w:bdr w:val="none" w:sz="0" w:space="0" w:color="auto" w:frame="1"/>
        </w:rPr>
        <w:fldChar w:fldCharType="begin"/>
      </w:r>
      <w:r>
        <w:rPr>
          <w:rFonts w:cs="Consolas"/>
          <w:noProof/>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Pr>
          <w:rFonts w:cs="Consolas"/>
          <w:noProof/>
          <w:bdr w:val="none" w:sz="0" w:space="0" w:color="auto" w:frame="1"/>
        </w:rPr>
        <w:fldChar w:fldCharType="separate"/>
      </w:r>
      <w:r>
        <w:rPr>
          <w:rFonts w:cs="Consolas"/>
          <w:noProof/>
          <w:bdr w:val="none" w:sz="0" w:space="0" w:color="auto" w:frame="1"/>
        </w:rPr>
        <w:fldChar w:fldCharType="begin"/>
      </w:r>
      <w:r>
        <w:rPr>
          <w:rFonts w:cs="Consolas"/>
          <w:noProof/>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Pr>
          <w:rFonts w:cs="Consolas"/>
          <w:noProof/>
          <w:bdr w:val="none" w:sz="0" w:space="0" w:color="auto" w:frame="1"/>
        </w:rPr>
        <w:fldChar w:fldCharType="separate"/>
      </w:r>
      <w:r>
        <w:rPr>
          <w:rFonts w:cs="Consolas"/>
          <w:noProof/>
          <w:bdr w:val="none" w:sz="0" w:space="0" w:color="auto" w:frame="1"/>
        </w:rPr>
        <w:fldChar w:fldCharType="begin"/>
      </w:r>
      <w:r>
        <w:rPr>
          <w:rFonts w:cs="Consolas"/>
          <w:noProof/>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Pr>
          <w:rFonts w:cs="Consolas"/>
          <w:noProof/>
          <w:bdr w:val="none" w:sz="0" w:space="0" w:color="auto" w:frame="1"/>
        </w:rPr>
        <w:fldChar w:fldCharType="separate"/>
      </w:r>
      <w:r w:rsidR="00000000">
        <w:rPr>
          <w:rFonts w:cs="Consolas"/>
          <w:noProof/>
          <w:bdr w:val="none" w:sz="0" w:space="0" w:color="auto" w:frame="1"/>
        </w:rPr>
        <w:fldChar w:fldCharType="begin"/>
      </w:r>
      <w:r w:rsidR="00000000">
        <w:rPr>
          <w:rFonts w:cs="Consolas"/>
          <w:noProof/>
          <w:bdr w:val="none" w:sz="0" w:space="0" w:color="auto" w:frame="1"/>
        </w:rPr>
        <w:instrText xml:space="preserve"> INCLUDEPICTURE  "https://lh7-us.googleusercontent.com/cJDHQVZOJrtcMpNZSb0isq-5bwuUy5Bu7tnsoEYQddG7L0p7KOL2TJ9611fdoU0a6RctVRu4cy1dDXLckeVKqfpQo93p6iu0K8Tc03VCwizfHTTh-t-CfhOqBxth71HH3h5KQecVW8Ji6N0VtN8H8gM" \* MERGEFORMATINET </w:instrText>
      </w:r>
      <w:r w:rsidR="00000000">
        <w:rPr>
          <w:rFonts w:cs="Consolas"/>
          <w:noProof/>
          <w:bdr w:val="none" w:sz="0" w:space="0" w:color="auto" w:frame="1"/>
        </w:rPr>
        <w:fldChar w:fldCharType="separate"/>
      </w:r>
      <w:r w:rsidR="004925D2">
        <w:rPr>
          <w:rFonts w:cs="Consolas"/>
          <w:noProof/>
          <w:bdr w:val="none" w:sz="0" w:space="0" w:color="auto" w:frame="1"/>
        </w:rPr>
        <w:pict w14:anchorId="0D48CC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in;height:320pt;mso-width-percent:0;mso-height-percent:0;mso-width-percent:0;mso-height-percent:0">
            <v:imagedata r:id="rId7" r:href="rId8"/>
          </v:shape>
        </w:pict>
      </w:r>
      <w:r w:rsidR="00000000">
        <w:rPr>
          <w:rFonts w:cs="Consolas"/>
          <w:noProof/>
          <w:bdr w:val="none" w:sz="0" w:space="0" w:color="auto" w:frame="1"/>
        </w:rPr>
        <w:fldChar w:fldCharType="end"/>
      </w:r>
      <w:r>
        <w:rPr>
          <w:rFonts w:cs="Consolas"/>
          <w:noProof/>
          <w:bdr w:val="none" w:sz="0" w:space="0" w:color="auto" w:frame="1"/>
        </w:rPr>
        <w:fldChar w:fldCharType="end"/>
      </w:r>
      <w:r>
        <w:rPr>
          <w:rFonts w:cs="Consolas"/>
          <w:noProof/>
          <w:bdr w:val="none" w:sz="0" w:space="0" w:color="auto" w:frame="1"/>
        </w:rPr>
        <w:fldChar w:fldCharType="end"/>
      </w:r>
      <w:r>
        <w:rPr>
          <w:rFonts w:cs="Consolas"/>
          <w:noProof/>
          <w:bdr w:val="none" w:sz="0" w:space="0" w:color="auto" w:frame="1"/>
        </w:rPr>
        <w:fldChar w:fldCharType="end"/>
      </w:r>
      <w:r>
        <w:rPr>
          <w:rFonts w:cs="Consolas"/>
          <w:noProof/>
          <w:bdr w:val="none" w:sz="0" w:space="0" w:color="auto" w:frame="1"/>
        </w:rPr>
        <w:fldChar w:fldCharType="end"/>
      </w:r>
      <w:r>
        <w:rPr>
          <w:rFonts w:cs="Consolas"/>
          <w:noProof/>
          <w:bdr w:val="none" w:sz="0" w:space="0" w:color="auto" w:frame="1"/>
        </w:rPr>
        <w:fldChar w:fldCharType="end"/>
      </w:r>
      <w:r w:rsidRPr="00EF6A48">
        <w:rPr>
          <w:rFonts w:cs="Consolas"/>
          <w:noProof/>
          <w:bdr w:val="none" w:sz="0" w:space="0" w:color="auto" w:frame="1"/>
        </w:rPr>
        <w:fldChar w:fldCharType="end"/>
      </w:r>
      <w:r w:rsidRPr="00EF6A48">
        <w:rPr>
          <w:rFonts w:cs="Consolas"/>
          <w:noProof/>
          <w:bdr w:val="none" w:sz="0" w:space="0" w:color="auto" w:frame="1"/>
        </w:rPr>
        <w:fldChar w:fldCharType="end"/>
      </w:r>
      <w:r w:rsidRPr="00EF6A48">
        <w:rPr>
          <w:rFonts w:cs="Consolas"/>
          <w:noProof/>
          <w:bdr w:val="none" w:sz="0" w:space="0" w:color="auto" w:frame="1"/>
        </w:rPr>
        <w:fldChar w:fldCharType="end"/>
      </w:r>
      <w:r w:rsidRPr="00EF6A48">
        <w:rPr>
          <w:rFonts w:cs="Consolas"/>
          <w:noProof/>
          <w:bdr w:val="none" w:sz="0" w:space="0" w:color="auto" w:frame="1"/>
        </w:rPr>
        <w:fldChar w:fldCharType="end"/>
      </w:r>
      <w:r w:rsidRPr="00EF6A48">
        <w:rPr>
          <w:rFonts w:cs="Consolas"/>
          <w:noProof/>
          <w:bdr w:val="none" w:sz="0" w:space="0" w:color="auto" w:frame="1"/>
        </w:rPr>
        <w:fldChar w:fldCharType="end"/>
      </w:r>
      <w:r w:rsidRPr="00EF6A48">
        <w:rPr>
          <w:rFonts w:cs="Consolas"/>
          <w:noProof/>
          <w:bdr w:val="none" w:sz="0" w:space="0" w:color="auto" w:frame="1"/>
        </w:rPr>
        <w:fldChar w:fldCharType="end"/>
      </w:r>
      <w:r w:rsidRPr="00EF6A48">
        <w:rPr>
          <w:rFonts w:cs="Consolas"/>
          <w:noProof/>
          <w:bdr w:val="none" w:sz="0" w:space="0" w:color="auto" w:frame="1"/>
        </w:rPr>
        <w:fldChar w:fldCharType="end"/>
      </w:r>
      <w:r w:rsidRPr="00EF6A48">
        <w:rPr>
          <w:rFonts w:cs="Consolas"/>
          <w:bdr w:val="none" w:sz="0" w:space="0" w:color="auto" w:frame="1"/>
        </w:rPr>
        <w:fldChar w:fldCharType="end"/>
      </w:r>
    </w:p>
    <w:p w14:paraId="3D9ACB73" w14:textId="77777777" w:rsidR="00394ADB" w:rsidRPr="00EF6A48" w:rsidRDefault="00394ADB" w:rsidP="00692415">
      <w:pPr>
        <w:pStyle w:val="Heading1"/>
        <w:rPr>
          <w:rFonts w:cs="Consolas"/>
        </w:rPr>
      </w:pPr>
      <w:r w:rsidRPr="00EF6A48">
        <w:rPr>
          <w:rFonts w:cs="Consolas"/>
        </w:rPr>
        <w:t>Pre-Class Preparation</w:t>
      </w:r>
    </w:p>
    <w:p w14:paraId="767BCF71" w14:textId="4FF5F120" w:rsidR="00394ADB" w:rsidRPr="00EF6A48" w:rsidRDefault="00394ADB" w:rsidP="00C10247">
      <w:pPr>
        <w:pStyle w:val="Heading5"/>
        <w:rPr>
          <w:rFonts w:cs="Consolas"/>
        </w:rPr>
      </w:pPr>
      <w:r w:rsidRPr="00EF6A48">
        <w:rPr>
          <w:rFonts w:cs="Consolas"/>
        </w:rPr>
        <w:t>Necessary Equipment</w:t>
      </w:r>
    </w:p>
    <w:p w14:paraId="06D22BFF" w14:textId="44539AB1" w:rsidR="00394ADB" w:rsidRPr="00EF6A48" w:rsidRDefault="007D720E" w:rsidP="00E9764C">
      <w:pPr>
        <w:pStyle w:val="ListParagraph"/>
        <w:numPr>
          <w:ilvl w:val="0"/>
          <w:numId w:val="82"/>
        </w:numPr>
        <w:textAlignment w:val="baseline"/>
        <w:rPr>
          <w:rFonts w:eastAsia="Times New Roman" w:cs="Consolas"/>
          <w:color w:val="000000"/>
          <w:kern w:val="0"/>
          <w14:ligatures w14:val="none"/>
        </w:rPr>
      </w:pPr>
      <w:r w:rsidRPr="00EF6A48">
        <w:rPr>
          <w:rFonts w:eastAsia="Times New Roman" w:cs="Consolas"/>
          <w:b/>
          <w:bCs/>
          <w:color w:val="000000"/>
          <w:kern w:val="0"/>
          <w14:ligatures w14:val="none"/>
        </w:rPr>
        <w:t>Computer:</w:t>
      </w:r>
      <w:r w:rsidRPr="00EF6A48">
        <w:rPr>
          <w:rFonts w:eastAsia="Times New Roman" w:cs="Consolas"/>
          <w:color w:val="000000"/>
          <w:kern w:val="0"/>
          <w14:ligatures w14:val="none"/>
        </w:rPr>
        <w:t xml:space="preserve"> </w:t>
      </w:r>
      <w:r w:rsidR="00394ADB" w:rsidRPr="00EF6A48">
        <w:rPr>
          <w:rFonts w:eastAsia="Times New Roman" w:cs="Consolas"/>
          <w:color w:val="000000"/>
          <w:kern w:val="0"/>
          <w14:ligatures w14:val="none"/>
        </w:rPr>
        <w:t>Windows or MacBook</w:t>
      </w:r>
      <w:r w:rsidR="00892D42" w:rsidRPr="00EF6A48">
        <w:rPr>
          <w:rFonts w:eastAsia="Times New Roman" w:cs="Consolas"/>
          <w:color w:val="000000"/>
          <w:kern w:val="0"/>
          <w14:ligatures w14:val="none"/>
        </w:rPr>
        <w:t>.</w:t>
      </w:r>
    </w:p>
    <w:p w14:paraId="47EE988C" w14:textId="56624D58" w:rsidR="00394ADB" w:rsidRPr="00EF6A48" w:rsidRDefault="00394ADB" w:rsidP="00E9764C">
      <w:pPr>
        <w:pStyle w:val="ListParagraph"/>
        <w:numPr>
          <w:ilvl w:val="0"/>
          <w:numId w:val="82"/>
        </w:numPr>
        <w:textAlignment w:val="baseline"/>
        <w:rPr>
          <w:rFonts w:eastAsia="Times New Roman" w:cs="Consolas"/>
          <w:color w:val="000000"/>
          <w:kern w:val="0"/>
          <w14:ligatures w14:val="none"/>
        </w:rPr>
      </w:pPr>
      <w:r w:rsidRPr="00EF6A48">
        <w:rPr>
          <w:rFonts w:eastAsia="Times New Roman" w:cs="Consolas"/>
          <w:b/>
          <w:bCs/>
          <w:color w:val="000000"/>
          <w:kern w:val="0"/>
          <w14:ligatures w14:val="none"/>
        </w:rPr>
        <w:t>Tablet</w:t>
      </w:r>
      <w:r w:rsidR="007D720E" w:rsidRPr="00EF6A48">
        <w:rPr>
          <w:rFonts w:eastAsia="Times New Roman" w:cs="Consolas"/>
          <w:b/>
          <w:bCs/>
          <w:color w:val="000000"/>
          <w:kern w:val="0"/>
          <w14:ligatures w14:val="none"/>
        </w:rPr>
        <w:t>:</w:t>
      </w:r>
      <w:r w:rsidRPr="00EF6A48">
        <w:rPr>
          <w:rFonts w:eastAsia="Times New Roman" w:cs="Consolas"/>
          <w:color w:val="000000"/>
          <w:kern w:val="0"/>
          <w14:ligatures w14:val="none"/>
        </w:rPr>
        <w:t xml:space="preserve"> to view lab guide. (Not required but will make it much easier to read the lab guide)</w:t>
      </w:r>
    </w:p>
    <w:p w14:paraId="61B4F4D3" w14:textId="143E0908" w:rsidR="00B95FDD" w:rsidRPr="00EF6A48" w:rsidRDefault="00B95FDD" w:rsidP="00B95FDD">
      <w:pPr>
        <w:pStyle w:val="Heading5"/>
        <w:numPr>
          <w:ilvl w:val="0"/>
          <w:numId w:val="163"/>
        </w:numPr>
        <w:rPr>
          <w:rFonts w:cs="Consolas"/>
          <w:color w:val="000000"/>
          <w:kern w:val="0"/>
          <w:sz w:val="24"/>
          <w:szCs w:val="24"/>
          <w14:ligatures w14:val="none"/>
        </w:rPr>
      </w:pPr>
      <w:r w:rsidRPr="00EF6A48">
        <w:rPr>
          <w:rFonts w:cs="Consolas"/>
          <w:color w:val="000000"/>
          <w:kern w:val="0"/>
          <w14:ligatures w14:val="none"/>
        </w:rPr>
        <w:t>A USB-A to USB-C adapter</w:t>
      </w:r>
      <w:r w:rsidR="007D720E" w:rsidRPr="00EF6A48">
        <w:rPr>
          <w:rFonts w:cs="Consolas"/>
          <w:color w:val="000000"/>
          <w:kern w:val="0"/>
          <w14:ligatures w14:val="none"/>
        </w:rPr>
        <w:t>:</w:t>
      </w:r>
      <w:r w:rsidRPr="00EF6A48">
        <w:rPr>
          <w:rFonts w:cs="Consolas"/>
          <w:b w:val="0"/>
          <w:bCs w:val="0"/>
          <w:color w:val="000000"/>
          <w:kern w:val="0"/>
          <w14:ligatures w14:val="none"/>
        </w:rPr>
        <w:t xml:space="preserve"> for those with only USB-C ports on your computer. If you have a USB-A port on your computer, get a new computer!</w:t>
      </w:r>
      <w:r w:rsidRPr="00EF6A48">
        <w:rPr>
          <w:rFonts w:cs="Consolas"/>
          <w:color w:val="000000"/>
          <w:kern w:val="0"/>
          <w14:ligatures w14:val="none"/>
        </w:rPr>
        <w:t xml:space="preserve"> </w:t>
      </w:r>
      <w:r w:rsidRPr="00EF6A48">
        <w:rPr>
          <w:rFonts w:ascii="Apple Color Emoji" w:hAnsi="Apple Color Emoji" w:cs="Apple Color Emoji"/>
          <w:color w:val="000000"/>
          <w:kern w:val="0"/>
          <w:sz w:val="24"/>
          <w:szCs w:val="24"/>
          <w14:ligatures w14:val="none"/>
        </w:rPr>
        <w:t>😜</w:t>
      </w:r>
    </w:p>
    <w:p w14:paraId="20EBD0A7" w14:textId="701E3797" w:rsidR="009424A9" w:rsidRPr="00EF6A48" w:rsidRDefault="00394ADB" w:rsidP="00C10247">
      <w:pPr>
        <w:pStyle w:val="Heading5"/>
        <w:rPr>
          <w:rFonts w:cs="Consolas"/>
        </w:rPr>
      </w:pPr>
      <w:r w:rsidRPr="00EF6A48">
        <w:rPr>
          <w:rFonts w:cs="Consolas"/>
        </w:rPr>
        <w:t>Software Installation</w:t>
      </w:r>
      <w:r w:rsidR="003708BC" w:rsidRPr="00EF6A48">
        <w:rPr>
          <w:rFonts w:cs="Consolas"/>
        </w:rPr>
        <w:t xml:space="preserve"> Options</w:t>
      </w:r>
    </w:p>
    <w:p w14:paraId="610BD47C" w14:textId="7C3D526A" w:rsidR="00077BC6" w:rsidRPr="00EF6A48" w:rsidRDefault="00077BC6" w:rsidP="00077BC6">
      <w:pPr>
        <w:numPr>
          <w:ilvl w:val="0"/>
          <w:numId w:val="164"/>
        </w:numPr>
        <w:rPr>
          <w:rFonts w:cs="Consolas"/>
        </w:rPr>
      </w:pPr>
      <w:r w:rsidRPr="00EF6A48">
        <w:rPr>
          <w:rFonts w:cs="Consolas"/>
          <w:b/>
          <w:bCs/>
        </w:rPr>
        <w:t>Web Browser:</w:t>
      </w:r>
      <w:r w:rsidRPr="00EF6A48">
        <w:rPr>
          <w:rFonts w:cs="Consolas"/>
        </w:rPr>
        <w:t xml:space="preserve"> You must have Google Chrome installed to interact with the Flipper Zero when we load software via the Web Updater. Sorry, no love for Safari.</w:t>
      </w:r>
    </w:p>
    <w:p w14:paraId="1DE37489" w14:textId="3EFEEC4E" w:rsidR="00077BC6" w:rsidRPr="00EF6A48" w:rsidRDefault="00077BC6" w:rsidP="00077BC6">
      <w:pPr>
        <w:numPr>
          <w:ilvl w:val="0"/>
          <w:numId w:val="164"/>
        </w:numPr>
        <w:rPr>
          <w:rFonts w:cs="Consolas"/>
        </w:rPr>
      </w:pPr>
      <w:r w:rsidRPr="00EF6A48">
        <w:rPr>
          <w:rFonts w:cs="Consolas"/>
          <w:b/>
          <w:bCs/>
        </w:rPr>
        <w:t>qFlipper application:</w:t>
      </w:r>
      <w:r w:rsidRPr="00EF6A48">
        <w:rPr>
          <w:rFonts w:cs="Consolas"/>
        </w:rPr>
        <w:t xml:space="preserve"> Start by downloading the qFlipper application from the </w:t>
      </w:r>
      <w:moveToRangeStart w:id="0" w:author="Jason Beshara" w:date="2024-02-05T14:28:00Z" w:name="move158035707"/>
      <w:moveTo w:id="1" w:author="Jason Beshara" w:date="2024-02-05T14:28:00Z">
        <w:r w:rsidR="00E320D4" w:rsidRPr="0051118A">
          <w:fldChar w:fldCharType="begin"/>
        </w:r>
        <w:r w:rsidR="00E320D4" w:rsidRPr="00EF6A48">
          <w:rPr>
            <w:rFonts w:cs="Consolas"/>
          </w:rPr>
          <w:instrText>HYPERLINK "https://flipperzero.one/update"</w:instrText>
        </w:r>
      </w:moveTo>
      <w:ins w:id="2" w:author="Jason Beshara" w:date="2024-02-05T14:28:00Z"/>
      <w:moveTo w:id="3" w:author="Jason Beshara" w:date="2024-02-05T14:28:00Z">
        <w:r w:rsidR="00E320D4" w:rsidRPr="0051118A">
          <w:fldChar w:fldCharType="separate"/>
        </w:r>
        <w:r w:rsidR="00E320D4" w:rsidRPr="0051118A">
          <w:rPr>
            <w:rStyle w:val="Hyperlink"/>
            <w:rFonts w:cs="Consolas"/>
          </w:rPr>
          <w:t>Flipper Zero Update Page</w:t>
        </w:r>
        <w:r w:rsidR="00E320D4" w:rsidRPr="0051118A">
          <w:rPr>
            <w:rStyle w:val="Hyperlink"/>
            <w:rFonts w:cs="Consolas"/>
          </w:rPr>
          <w:fldChar w:fldCharType="end"/>
        </w:r>
      </w:moveTo>
      <w:moveToRangeEnd w:id="0"/>
      <w:del w:id="4" w:author="Jason Beshara" w:date="2024-02-05T14:28:00Z">
        <w:r w:rsidRPr="00EF6A48" w:rsidDel="00E320D4">
          <w:rPr>
            <w:rFonts w:cs="Consolas"/>
          </w:rPr>
          <w:delText>Flipper Zero Update Page</w:delText>
        </w:r>
      </w:del>
      <w:r w:rsidRPr="00EF6A48">
        <w:rPr>
          <w:rFonts w:cs="Consolas"/>
        </w:rPr>
        <w:t xml:space="preserve">. This will be our primary tool for interacting with your Flipper Zero. </w:t>
      </w:r>
      <w:moveFromRangeStart w:id="5" w:author="Jason Beshara" w:date="2024-02-05T14:28:00Z" w:name="move158035707"/>
      <w:moveFrom w:id="6" w:author="Jason Beshara" w:date="2024-02-05T14:28:00Z">
        <w:r w:rsidRPr="00EF6A48" w:rsidDel="00E320D4">
          <w:fldChar w:fldCharType="begin"/>
        </w:r>
        <w:r w:rsidRPr="00EF6A48" w:rsidDel="00E320D4">
          <w:rPr>
            <w:rFonts w:cs="Consolas"/>
          </w:rPr>
          <w:instrText>HYPERLINK "https://flipperzero.one/update"</w:instrText>
        </w:r>
      </w:moveFrom>
      <w:del w:id="7" w:author="Jason Beshara" w:date="2024-02-05T14:28:00Z"/>
      <w:moveFrom w:id="8" w:author="Jason Beshara" w:date="2024-02-05T14:28:00Z">
        <w:r w:rsidRPr="00EF6A48" w:rsidDel="00E320D4">
          <w:fldChar w:fldCharType="separate"/>
        </w:r>
        <w:r w:rsidRPr="00EF6A48" w:rsidDel="00E320D4">
          <w:rPr>
            <w:rStyle w:val="Hyperlink"/>
            <w:rFonts w:cs="Consolas"/>
            <w:rPrChange w:id="9" w:author="Jason Beshara" w:date="2024-02-04T08:53:00Z">
              <w:rPr>
                <w:rStyle w:val="Hyperlink"/>
                <w:rFonts w:cs="Consolas"/>
                <w:b/>
                <w:bCs/>
              </w:rPr>
            </w:rPrChange>
          </w:rPr>
          <w:t>Flipper Zero Update Page</w:t>
        </w:r>
        <w:r w:rsidRPr="00EF6A48" w:rsidDel="00E320D4">
          <w:rPr>
            <w:rStyle w:val="Hyperlink"/>
            <w:rFonts w:cs="Consolas"/>
            <w:rPrChange w:id="10" w:author="Jason Beshara" w:date="2024-02-04T08:53:00Z">
              <w:rPr>
                <w:rStyle w:val="Hyperlink"/>
                <w:rFonts w:cs="Consolas"/>
                <w:b/>
                <w:bCs/>
              </w:rPr>
            </w:rPrChange>
          </w:rPr>
          <w:fldChar w:fldCharType="end"/>
        </w:r>
      </w:moveFrom>
      <w:moveFromRangeEnd w:id="5"/>
    </w:p>
    <w:p w14:paraId="39FA7D4B" w14:textId="3BBEAE93" w:rsidR="00077BC6" w:rsidRPr="00EF6A48" w:rsidRDefault="00077BC6" w:rsidP="00077BC6">
      <w:pPr>
        <w:numPr>
          <w:ilvl w:val="0"/>
          <w:numId w:val="164"/>
        </w:numPr>
        <w:rPr>
          <w:rFonts w:cs="Consolas"/>
        </w:rPr>
      </w:pPr>
      <w:r w:rsidRPr="00EF6A48">
        <w:rPr>
          <w:rFonts w:cs="Consolas"/>
          <w:b/>
          <w:bCs/>
        </w:rPr>
        <w:t>Flipper web updater:</w:t>
      </w:r>
      <w:r w:rsidRPr="00EF6A48">
        <w:rPr>
          <w:rFonts w:cs="Consolas"/>
        </w:rPr>
        <w:t xml:space="preserve"> For loading firmware and applications directly from your computer, visit the </w:t>
      </w:r>
      <w:moveToRangeStart w:id="11" w:author="Jason Beshara" w:date="2024-02-05T14:28:00Z" w:name="move158035721"/>
      <w:moveTo w:id="12" w:author="Jason Beshara" w:date="2024-02-05T14:28:00Z">
        <w:r w:rsidR="00E320D4" w:rsidRPr="0051118A">
          <w:fldChar w:fldCharType="begin"/>
        </w:r>
        <w:r w:rsidR="00E320D4" w:rsidRPr="00EF6A48">
          <w:rPr>
            <w:rFonts w:cs="Consolas"/>
          </w:rPr>
          <w:instrText>HYPERLINK "https://lab.flipper.net/"</w:instrText>
        </w:r>
      </w:moveTo>
      <w:ins w:id="13" w:author="Jason Beshara" w:date="2024-02-05T14:28:00Z"/>
      <w:moveTo w:id="14" w:author="Jason Beshara" w:date="2024-02-05T14:28:00Z">
        <w:r w:rsidR="00E320D4" w:rsidRPr="0051118A">
          <w:fldChar w:fldCharType="separate"/>
        </w:r>
        <w:r w:rsidR="00E320D4" w:rsidRPr="0051118A">
          <w:rPr>
            <w:rStyle w:val="Hyperlink"/>
            <w:rFonts w:cs="Consolas"/>
          </w:rPr>
          <w:t>Flipper web updater</w:t>
        </w:r>
        <w:r w:rsidR="00E320D4" w:rsidRPr="0051118A">
          <w:rPr>
            <w:rStyle w:val="Hyperlink"/>
            <w:rFonts w:cs="Consolas"/>
          </w:rPr>
          <w:fldChar w:fldCharType="end"/>
        </w:r>
      </w:moveTo>
      <w:moveToRangeEnd w:id="11"/>
      <w:del w:id="15" w:author="Jason Beshara" w:date="2024-02-05T14:28:00Z">
        <w:r w:rsidRPr="00EF6A48" w:rsidDel="00E320D4">
          <w:rPr>
            <w:rFonts w:cs="Consolas"/>
          </w:rPr>
          <w:delText>Flipper web updater</w:delText>
        </w:r>
      </w:del>
      <w:r w:rsidRPr="00EF6A48">
        <w:rPr>
          <w:rFonts w:cs="Consolas"/>
        </w:rPr>
        <w:t>. We will be using this in later labs. Please bookmark it for future reference.</w:t>
      </w:r>
      <w:del w:id="16" w:author="Jason Beshara" w:date="2024-02-05T16:13:00Z">
        <w:r w:rsidRPr="00EF6A48" w:rsidDel="00B26762">
          <w:rPr>
            <w:rFonts w:cs="Consolas"/>
          </w:rPr>
          <w:delText xml:space="preserve"> </w:delText>
        </w:r>
      </w:del>
      <w:moveFromRangeStart w:id="17" w:author="Jason Beshara" w:date="2024-02-05T14:28:00Z" w:name="move158035721"/>
      <w:moveFrom w:id="18" w:author="Jason Beshara" w:date="2024-02-05T14:28:00Z">
        <w:r w:rsidRPr="00EF6A48" w:rsidDel="00E320D4">
          <w:fldChar w:fldCharType="begin"/>
        </w:r>
        <w:r w:rsidRPr="00EF6A48" w:rsidDel="00E320D4">
          <w:rPr>
            <w:rFonts w:cs="Consolas"/>
          </w:rPr>
          <w:instrText>HYPERLINK "https://lab.flipper.net/"</w:instrText>
        </w:r>
      </w:moveFrom>
      <w:del w:id="19" w:author="Jason Beshara" w:date="2024-02-05T14:28:00Z"/>
      <w:moveFrom w:id="20" w:author="Jason Beshara" w:date="2024-02-05T14:28:00Z">
        <w:r w:rsidRPr="00EF6A48" w:rsidDel="00E320D4">
          <w:fldChar w:fldCharType="separate"/>
        </w:r>
        <w:r w:rsidRPr="00EF6A48" w:rsidDel="00E320D4">
          <w:rPr>
            <w:rStyle w:val="Hyperlink"/>
            <w:rFonts w:cs="Consolas"/>
            <w:rPrChange w:id="21" w:author="Jason Beshara" w:date="2024-02-04T08:53:00Z">
              <w:rPr>
                <w:rStyle w:val="Hyperlink"/>
                <w:rFonts w:cs="Consolas"/>
                <w:b/>
                <w:bCs/>
              </w:rPr>
            </w:rPrChange>
          </w:rPr>
          <w:t>Flipper web updater</w:t>
        </w:r>
        <w:r w:rsidRPr="00EF6A48" w:rsidDel="00E320D4">
          <w:rPr>
            <w:rStyle w:val="Hyperlink"/>
            <w:rFonts w:cs="Consolas"/>
            <w:rPrChange w:id="22" w:author="Jason Beshara" w:date="2024-02-04T08:53:00Z">
              <w:rPr>
                <w:rStyle w:val="Hyperlink"/>
                <w:rFonts w:cs="Consolas"/>
                <w:b/>
                <w:bCs/>
              </w:rPr>
            </w:rPrChange>
          </w:rPr>
          <w:fldChar w:fldCharType="end"/>
        </w:r>
      </w:moveFrom>
      <w:moveFromRangeEnd w:id="17"/>
    </w:p>
    <w:p w14:paraId="59A571B3" w14:textId="4F32DC1F" w:rsidR="00077BC6" w:rsidRPr="00EF6A48" w:rsidRDefault="00077BC6" w:rsidP="00077BC6">
      <w:pPr>
        <w:numPr>
          <w:ilvl w:val="0"/>
          <w:numId w:val="164"/>
        </w:numPr>
        <w:rPr>
          <w:rFonts w:cs="Consolas"/>
        </w:rPr>
      </w:pPr>
      <w:r w:rsidRPr="00EF6A48">
        <w:rPr>
          <w:rFonts w:cs="Consolas"/>
          <w:b/>
          <w:bCs/>
        </w:rPr>
        <w:t>Flipper iOS or Android app:</w:t>
      </w:r>
      <w:r w:rsidRPr="00EF6A48">
        <w:rPr>
          <w:rFonts w:cs="Consolas"/>
        </w:rPr>
        <w:t xml:space="preserve"> Visit the Apple or Android App stores to download the Flipper Mobile App to your mobile devices.</w:t>
      </w:r>
    </w:p>
    <w:p w14:paraId="3B07B67F" w14:textId="5DA3CFDC" w:rsidR="00077BC6" w:rsidRPr="00EF6A48" w:rsidRDefault="00077BC6" w:rsidP="00077BC6">
      <w:pPr>
        <w:numPr>
          <w:ilvl w:val="0"/>
          <w:numId w:val="164"/>
        </w:numPr>
        <w:rPr>
          <w:rFonts w:cs="Consolas"/>
        </w:rPr>
      </w:pPr>
      <w:r w:rsidRPr="00EF6A48">
        <w:rPr>
          <w:rFonts w:cs="Consolas"/>
          <w:b/>
          <w:bCs/>
        </w:rPr>
        <w:t>NFC Tools for your computer:</w:t>
      </w:r>
      <w:r w:rsidRPr="00EF6A48">
        <w:rPr>
          <w:rFonts w:cs="Consolas"/>
        </w:rPr>
        <w:t xml:space="preserve"> Essential for specific labs, download </w:t>
      </w:r>
      <w:ins w:id="23" w:author="Jason Beshara" w:date="2024-02-05T14:28:00Z">
        <w:r w:rsidR="00E320D4" w:rsidRPr="0051118A">
          <w:fldChar w:fldCharType="begin"/>
        </w:r>
        <w:r w:rsidR="00E320D4" w:rsidRPr="00EF6A48">
          <w:rPr>
            <w:rFonts w:cs="Consolas"/>
          </w:rPr>
          <w:instrText>HYPERLINK "https://www.wakdev.com/en/apps/nfc-tools-pc-mac.html"</w:instrText>
        </w:r>
        <w:r w:rsidR="00E320D4" w:rsidRPr="0051118A">
          <w:fldChar w:fldCharType="separate"/>
        </w:r>
        <w:r w:rsidR="00E320D4" w:rsidRPr="0051118A">
          <w:rPr>
            <w:rStyle w:val="Hyperlink"/>
            <w:rFonts w:cs="Consolas"/>
          </w:rPr>
          <w:t>PC NFC Tools</w:t>
        </w:r>
        <w:r w:rsidR="00E320D4" w:rsidRPr="0051118A">
          <w:rPr>
            <w:rStyle w:val="Hyperlink"/>
            <w:rFonts w:cs="Consolas"/>
          </w:rPr>
          <w:fldChar w:fldCharType="end"/>
        </w:r>
      </w:ins>
      <w:del w:id="24" w:author="Jason Beshara" w:date="2024-02-05T14:28:00Z">
        <w:r w:rsidRPr="00EF6A48" w:rsidDel="00E320D4">
          <w:rPr>
            <w:rFonts w:cs="Consolas"/>
          </w:rPr>
          <w:delText xml:space="preserve">NFC Tools from </w:delText>
        </w:r>
        <w:r w:rsidRPr="00EF6A48" w:rsidDel="00E320D4">
          <w:fldChar w:fldCharType="begin"/>
        </w:r>
        <w:r w:rsidRPr="00EF6A48" w:rsidDel="00E320D4">
          <w:rPr>
            <w:rFonts w:cs="Consolas"/>
          </w:rPr>
          <w:delInstrText>HYPERLINK "https://www.wakdev.com/en/apps/nfc-tools-pc-mac.html"</w:delInstrText>
        </w:r>
        <w:r w:rsidRPr="00EF6A48" w:rsidDel="00E320D4">
          <w:fldChar w:fldCharType="separate"/>
        </w:r>
        <w:r w:rsidRPr="00EF6A48" w:rsidDel="00E320D4">
          <w:rPr>
            <w:rStyle w:val="Hyperlink"/>
            <w:rFonts w:cs="Consolas"/>
            <w:rPrChange w:id="25" w:author="Jason Beshara" w:date="2024-02-04T08:53:00Z">
              <w:rPr>
                <w:rStyle w:val="Hyperlink"/>
                <w:rFonts w:cs="Consolas"/>
                <w:b/>
                <w:bCs/>
              </w:rPr>
            </w:rPrChange>
          </w:rPr>
          <w:delText>PC NFC Tools</w:delText>
        </w:r>
        <w:r w:rsidRPr="00EF6A48" w:rsidDel="00E320D4">
          <w:rPr>
            <w:rStyle w:val="Hyperlink"/>
            <w:rFonts w:cs="Consolas"/>
            <w:rPrChange w:id="26" w:author="Jason Beshara" w:date="2024-02-04T08:53:00Z">
              <w:rPr>
                <w:rStyle w:val="Hyperlink"/>
                <w:rFonts w:cs="Consolas"/>
                <w:b/>
                <w:bCs/>
              </w:rPr>
            </w:rPrChange>
          </w:rPr>
          <w:fldChar w:fldCharType="end"/>
        </w:r>
      </w:del>
      <w:r w:rsidRPr="00EF6A48">
        <w:rPr>
          <w:rFonts w:cs="Consolas"/>
          <w:b/>
          <w:bCs/>
        </w:rPr>
        <w:t>.</w:t>
      </w:r>
    </w:p>
    <w:p w14:paraId="31F0F124" w14:textId="3C018963" w:rsidR="00077BC6" w:rsidRPr="00EF6A48" w:rsidRDefault="00077BC6" w:rsidP="00077BC6">
      <w:pPr>
        <w:numPr>
          <w:ilvl w:val="0"/>
          <w:numId w:val="164"/>
        </w:numPr>
        <w:rPr>
          <w:rFonts w:cs="Consolas"/>
        </w:rPr>
      </w:pPr>
      <w:r w:rsidRPr="00EF6A48">
        <w:rPr>
          <w:rFonts w:cs="Consolas"/>
          <w:b/>
          <w:bCs/>
        </w:rPr>
        <w:lastRenderedPageBreak/>
        <w:t>NFC Tools for mobile devices:</w:t>
      </w:r>
      <w:r w:rsidRPr="00EF6A48">
        <w:rPr>
          <w:rFonts w:cs="Consolas"/>
        </w:rPr>
        <w:t xml:space="preserve"> This app is also available for download from the Apple or Android App stores.</w:t>
      </w:r>
    </w:p>
    <w:p w14:paraId="09C45951" w14:textId="77777777" w:rsidR="00797E68" w:rsidRPr="00EF6A48" w:rsidRDefault="00797E68" w:rsidP="00776ED1">
      <w:pPr>
        <w:rPr>
          <w:rFonts w:cs="Consolas"/>
        </w:rPr>
      </w:pPr>
    </w:p>
    <w:p w14:paraId="531A9F84" w14:textId="29304739" w:rsidR="00394ADB" w:rsidRPr="00EF6A48" w:rsidRDefault="00394ADB" w:rsidP="003B5516">
      <w:pPr>
        <w:pStyle w:val="Heading5"/>
        <w:rPr>
          <w:rFonts w:cs="Consolas"/>
        </w:rPr>
      </w:pPr>
      <w:r w:rsidRPr="00EF6A48">
        <w:rPr>
          <w:rFonts w:cs="Consolas"/>
        </w:rPr>
        <w:t>Additional Resources</w:t>
      </w:r>
      <w:r w:rsidR="00F844F5" w:rsidRPr="00EF6A48">
        <w:rPr>
          <w:rFonts w:cs="Consolas"/>
        </w:rPr>
        <w:t xml:space="preserve"> Familiarity</w:t>
      </w:r>
    </w:p>
    <w:p w14:paraId="3F666B9C" w14:textId="133C51A6" w:rsidR="00394ADB" w:rsidRPr="00EF6A48" w:rsidRDefault="00000000" w:rsidP="00692415">
      <w:pPr>
        <w:pStyle w:val="Bullets"/>
        <w:rPr>
          <w:rFonts w:cs="Consolas"/>
          <w:color w:val="0000FF"/>
          <w:szCs w:val="24"/>
          <w:rPrChange w:id="27" w:author="Jason Beshara" w:date="2024-02-04T08:53:00Z">
            <w:rPr>
              <w:rFonts w:cs="Consolas"/>
              <w:b/>
              <w:bCs/>
              <w:color w:val="0070C0"/>
              <w:szCs w:val="24"/>
            </w:rPr>
          </w:rPrChange>
        </w:rPr>
      </w:pPr>
      <w:r w:rsidRPr="00EF6A48">
        <w:rPr>
          <w:rFonts w:cs="Consolas"/>
          <w:color w:val="0000FF"/>
          <w:rPrChange w:id="28" w:author="Jason Beshara" w:date="2024-02-04T08:53:00Z">
            <w:rPr/>
          </w:rPrChange>
        </w:rPr>
        <w:fldChar w:fldCharType="begin"/>
      </w:r>
      <w:r w:rsidRPr="00EF6A48">
        <w:rPr>
          <w:rFonts w:cs="Consolas"/>
          <w:color w:val="0000FF"/>
          <w:rPrChange w:id="29" w:author="Jason Beshara" w:date="2024-02-04T08:53:00Z">
            <w:rPr/>
          </w:rPrChange>
        </w:rPr>
        <w:instrText>HYPERLINK "https://flipperzero.one/"</w:instrText>
      </w:r>
      <w:r w:rsidRPr="00EF6A48">
        <w:rPr>
          <w:rFonts w:cs="Consolas"/>
          <w:color w:val="0000FF"/>
          <w:rPrChange w:id="30" w:author="Jason Beshara" w:date="2024-02-04T08:53:00Z">
            <w:rPr>
              <w:rFonts w:cs="Consolas"/>
              <w:color w:val="0000FF"/>
            </w:rPr>
          </w:rPrChange>
        </w:rPr>
      </w:r>
      <w:r w:rsidRPr="00EF6A48">
        <w:rPr>
          <w:rFonts w:cs="Consolas"/>
          <w:color w:val="0000FF"/>
          <w:rPrChange w:id="31" w:author="Jason Beshara" w:date="2024-02-04T08:53:00Z">
            <w:rPr>
              <w:rFonts w:cs="Consolas"/>
              <w:b/>
              <w:bCs/>
              <w:color w:val="0070C0"/>
              <w:szCs w:val="24"/>
              <w:u w:val="single"/>
            </w:rPr>
          </w:rPrChange>
        </w:rPr>
        <w:fldChar w:fldCharType="separate"/>
      </w:r>
      <w:r w:rsidR="00394ADB" w:rsidRPr="00EF6A48">
        <w:rPr>
          <w:rFonts w:cs="Consolas"/>
          <w:color w:val="0000FF"/>
          <w:szCs w:val="24"/>
          <w:u w:val="single"/>
          <w:rPrChange w:id="32" w:author="Jason Beshara" w:date="2024-02-04T08:53:00Z">
            <w:rPr>
              <w:rFonts w:cs="Consolas"/>
              <w:b/>
              <w:bCs/>
              <w:color w:val="0070C0"/>
              <w:szCs w:val="24"/>
              <w:u w:val="single"/>
            </w:rPr>
          </w:rPrChange>
        </w:rPr>
        <w:t>Flipper Zero Official Website</w:t>
      </w:r>
      <w:r w:rsidRPr="00EF6A48">
        <w:rPr>
          <w:rFonts w:cs="Consolas"/>
          <w:color w:val="0000FF"/>
          <w:szCs w:val="24"/>
          <w:u w:val="single"/>
          <w:rPrChange w:id="33" w:author="Jason Beshara" w:date="2024-02-04T08:53:00Z">
            <w:rPr>
              <w:rFonts w:cs="Consolas"/>
              <w:b/>
              <w:bCs/>
              <w:color w:val="0070C0"/>
              <w:szCs w:val="24"/>
              <w:u w:val="single"/>
            </w:rPr>
          </w:rPrChange>
        </w:rPr>
        <w:fldChar w:fldCharType="end"/>
      </w:r>
    </w:p>
    <w:p w14:paraId="573B25A6" w14:textId="78C00CA9" w:rsidR="00394ADB" w:rsidRPr="00EF6A48" w:rsidRDefault="00000000" w:rsidP="00692415">
      <w:pPr>
        <w:pStyle w:val="Bullets"/>
        <w:rPr>
          <w:rFonts w:cs="Consolas"/>
          <w:color w:val="0000FF"/>
          <w:szCs w:val="24"/>
          <w:rPrChange w:id="34" w:author="Jason Beshara" w:date="2024-02-04T08:53:00Z">
            <w:rPr>
              <w:rFonts w:cs="Consolas"/>
              <w:b/>
              <w:bCs/>
              <w:color w:val="0070C0"/>
              <w:szCs w:val="24"/>
            </w:rPr>
          </w:rPrChange>
        </w:rPr>
      </w:pPr>
      <w:r w:rsidRPr="00EF6A48">
        <w:rPr>
          <w:rFonts w:cs="Consolas"/>
          <w:color w:val="0000FF"/>
          <w:rPrChange w:id="35" w:author="Jason Beshara" w:date="2024-02-04T08:53:00Z">
            <w:rPr/>
          </w:rPrChange>
        </w:rPr>
        <w:fldChar w:fldCharType="begin"/>
      </w:r>
      <w:r w:rsidRPr="00EF6A48">
        <w:rPr>
          <w:rFonts w:cs="Consolas"/>
          <w:color w:val="0000FF"/>
          <w:rPrChange w:id="36" w:author="Jason Beshara" w:date="2024-02-04T08:53:00Z">
            <w:rPr/>
          </w:rPrChange>
        </w:rPr>
        <w:instrText>HYPERLINK "https://docs.flipperzero.one/"</w:instrText>
      </w:r>
      <w:r w:rsidRPr="00EF6A48">
        <w:rPr>
          <w:rFonts w:cs="Consolas"/>
          <w:color w:val="0000FF"/>
          <w:rPrChange w:id="37" w:author="Jason Beshara" w:date="2024-02-04T08:53:00Z">
            <w:rPr>
              <w:rFonts w:cs="Consolas"/>
              <w:color w:val="0000FF"/>
            </w:rPr>
          </w:rPrChange>
        </w:rPr>
      </w:r>
      <w:r w:rsidRPr="00EF6A48">
        <w:rPr>
          <w:rFonts w:cs="Consolas"/>
          <w:color w:val="0000FF"/>
          <w:rPrChange w:id="38" w:author="Jason Beshara" w:date="2024-02-04T08:53:00Z">
            <w:rPr>
              <w:rFonts w:cs="Consolas"/>
              <w:b/>
              <w:bCs/>
              <w:color w:val="0070C0"/>
              <w:szCs w:val="24"/>
              <w:u w:val="single"/>
            </w:rPr>
          </w:rPrChange>
        </w:rPr>
        <w:fldChar w:fldCharType="separate"/>
      </w:r>
      <w:r w:rsidR="00A90E83" w:rsidRPr="00EF6A48">
        <w:rPr>
          <w:rFonts w:cs="Consolas"/>
          <w:color w:val="0000FF"/>
          <w:szCs w:val="24"/>
          <w:u w:val="single"/>
          <w:rPrChange w:id="39" w:author="Jason Beshara" w:date="2024-02-04T08:53:00Z">
            <w:rPr>
              <w:rFonts w:cs="Consolas"/>
              <w:b/>
              <w:bCs/>
              <w:color w:val="0070C0"/>
              <w:szCs w:val="24"/>
              <w:u w:val="single"/>
            </w:rPr>
          </w:rPrChange>
        </w:rPr>
        <w:t>Flipper Zero Documentation</w:t>
      </w:r>
      <w:r w:rsidRPr="00EF6A48">
        <w:rPr>
          <w:rFonts w:cs="Consolas"/>
          <w:color w:val="0000FF"/>
          <w:szCs w:val="24"/>
          <w:u w:val="single"/>
          <w:rPrChange w:id="40" w:author="Jason Beshara" w:date="2024-02-04T08:53:00Z">
            <w:rPr>
              <w:rFonts w:cs="Consolas"/>
              <w:b/>
              <w:bCs/>
              <w:color w:val="0070C0"/>
              <w:szCs w:val="24"/>
              <w:u w:val="single"/>
            </w:rPr>
          </w:rPrChange>
        </w:rPr>
        <w:fldChar w:fldCharType="end"/>
      </w:r>
    </w:p>
    <w:p w14:paraId="2DC08D19" w14:textId="77777777" w:rsidR="00797E68" w:rsidRPr="00EF6A48" w:rsidRDefault="00797E68" w:rsidP="00797E68">
      <w:pPr>
        <w:rPr>
          <w:rFonts w:cs="Consolas"/>
        </w:rPr>
      </w:pPr>
    </w:p>
    <w:p w14:paraId="13203350" w14:textId="3C290D14" w:rsidR="00394ADB" w:rsidRPr="00EF6A48" w:rsidRDefault="00394ADB" w:rsidP="003B5516">
      <w:pPr>
        <w:pStyle w:val="Heading5"/>
        <w:rPr>
          <w:rFonts w:cs="Consolas"/>
        </w:rPr>
      </w:pPr>
      <w:r w:rsidRPr="00EF6A48">
        <w:rPr>
          <w:rFonts w:cs="Consolas"/>
        </w:rPr>
        <w:t>GitHub Repositories</w:t>
      </w:r>
    </w:p>
    <w:p w14:paraId="555D4E04" w14:textId="77DAFDF5" w:rsidR="00394ADB" w:rsidRPr="00EF6A48" w:rsidRDefault="00000000" w:rsidP="00692415">
      <w:pPr>
        <w:pStyle w:val="Bullets"/>
        <w:rPr>
          <w:rFonts w:cs="Consolas"/>
          <w:color w:val="0000FF"/>
          <w:szCs w:val="24"/>
          <w:rPrChange w:id="41" w:author="Jason Beshara" w:date="2024-02-04T08:53:00Z">
            <w:rPr>
              <w:rFonts w:cs="Consolas"/>
              <w:b/>
              <w:bCs/>
              <w:color w:val="0070C0"/>
              <w:szCs w:val="24"/>
            </w:rPr>
          </w:rPrChange>
        </w:rPr>
      </w:pPr>
      <w:r w:rsidRPr="00EF6A48">
        <w:rPr>
          <w:rFonts w:cs="Consolas"/>
          <w:color w:val="0000FF"/>
          <w:rPrChange w:id="42" w:author="Jason Beshara" w:date="2024-02-04T08:53:00Z">
            <w:rPr/>
          </w:rPrChange>
        </w:rPr>
        <w:fldChar w:fldCharType="begin"/>
      </w:r>
      <w:r w:rsidRPr="00EF6A48">
        <w:rPr>
          <w:rFonts w:cs="Consolas"/>
          <w:color w:val="0000FF"/>
          <w:rPrChange w:id="43" w:author="Jason Beshara" w:date="2024-02-04T08:53:00Z">
            <w:rPr/>
          </w:rPrChange>
        </w:rPr>
        <w:instrText>HYPERLINK "https://github.com/flipperdevices/flipperzero-firmware"</w:instrText>
      </w:r>
      <w:r w:rsidRPr="00EF6A48">
        <w:rPr>
          <w:rFonts w:cs="Consolas"/>
          <w:color w:val="0000FF"/>
          <w:rPrChange w:id="44" w:author="Jason Beshara" w:date="2024-02-04T08:53:00Z">
            <w:rPr>
              <w:rFonts w:cs="Consolas"/>
              <w:color w:val="0000FF"/>
            </w:rPr>
          </w:rPrChange>
        </w:rPr>
      </w:r>
      <w:r w:rsidRPr="00EF6A48">
        <w:rPr>
          <w:rFonts w:cs="Consolas"/>
          <w:color w:val="0000FF"/>
          <w:rPrChange w:id="45" w:author="Jason Beshara" w:date="2024-02-04T08:53:00Z">
            <w:rPr>
              <w:rFonts w:cs="Consolas"/>
              <w:b/>
              <w:bCs/>
              <w:color w:val="0070C0"/>
              <w:szCs w:val="24"/>
              <w:u w:val="single"/>
            </w:rPr>
          </w:rPrChange>
        </w:rPr>
        <w:fldChar w:fldCharType="separate"/>
      </w:r>
      <w:r w:rsidR="00394ADB" w:rsidRPr="00EF6A48">
        <w:rPr>
          <w:rFonts w:cs="Consolas"/>
          <w:color w:val="0000FF"/>
          <w:szCs w:val="24"/>
          <w:u w:val="single"/>
          <w:rPrChange w:id="46" w:author="Jason Beshara" w:date="2024-02-04T08:53:00Z">
            <w:rPr>
              <w:rFonts w:cs="Consolas"/>
              <w:b/>
              <w:bCs/>
              <w:color w:val="0070C0"/>
              <w:szCs w:val="24"/>
              <w:u w:val="single"/>
            </w:rPr>
          </w:rPrChange>
        </w:rPr>
        <w:t>Flipper Zero Official Firmware</w:t>
      </w:r>
      <w:r w:rsidRPr="00EF6A48">
        <w:rPr>
          <w:rFonts w:cs="Consolas"/>
          <w:color w:val="0000FF"/>
          <w:szCs w:val="24"/>
          <w:u w:val="single"/>
          <w:rPrChange w:id="47" w:author="Jason Beshara" w:date="2024-02-04T08:53:00Z">
            <w:rPr>
              <w:rFonts w:cs="Consolas"/>
              <w:b/>
              <w:bCs/>
              <w:color w:val="0070C0"/>
              <w:szCs w:val="24"/>
              <w:u w:val="single"/>
            </w:rPr>
          </w:rPrChange>
        </w:rPr>
        <w:fldChar w:fldCharType="end"/>
      </w:r>
    </w:p>
    <w:p w14:paraId="7786D401" w14:textId="64590D6B" w:rsidR="00394ADB" w:rsidRPr="00EF6A48" w:rsidRDefault="00000000" w:rsidP="00692415">
      <w:pPr>
        <w:pStyle w:val="Bullets"/>
        <w:rPr>
          <w:rFonts w:cs="Consolas"/>
          <w:color w:val="0000FF"/>
          <w:szCs w:val="24"/>
          <w:rPrChange w:id="48" w:author="Jason Beshara" w:date="2024-02-04T08:53:00Z">
            <w:rPr>
              <w:rFonts w:cs="Consolas"/>
              <w:b/>
              <w:bCs/>
              <w:color w:val="0070C0"/>
              <w:szCs w:val="24"/>
            </w:rPr>
          </w:rPrChange>
        </w:rPr>
      </w:pPr>
      <w:r w:rsidRPr="00EF6A48">
        <w:rPr>
          <w:rFonts w:cs="Consolas"/>
          <w:color w:val="0000FF"/>
          <w:rPrChange w:id="49" w:author="Jason Beshara" w:date="2024-02-04T08:53:00Z">
            <w:rPr/>
          </w:rPrChange>
        </w:rPr>
        <w:fldChar w:fldCharType="begin"/>
      </w:r>
      <w:r w:rsidRPr="00EF6A48">
        <w:rPr>
          <w:rFonts w:cs="Consolas"/>
          <w:color w:val="0000FF"/>
          <w:rPrChange w:id="50" w:author="Jason Beshara" w:date="2024-02-04T08:53:00Z">
            <w:rPr/>
          </w:rPrChange>
        </w:rPr>
        <w:instrText>HYPERLINK "https://github.com/Flipper-XFW/Xtreme-Firmware"</w:instrText>
      </w:r>
      <w:r w:rsidRPr="00EF6A48">
        <w:rPr>
          <w:rFonts w:cs="Consolas"/>
          <w:color w:val="0000FF"/>
          <w:rPrChange w:id="51" w:author="Jason Beshara" w:date="2024-02-04T08:53:00Z">
            <w:rPr>
              <w:rFonts w:cs="Consolas"/>
              <w:color w:val="0000FF"/>
            </w:rPr>
          </w:rPrChange>
        </w:rPr>
      </w:r>
      <w:r w:rsidRPr="00EF6A48">
        <w:rPr>
          <w:rFonts w:cs="Consolas"/>
          <w:color w:val="0000FF"/>
          <w:rPrChange w:id="52" w:author="Jason Beshara" w:date="2024-02-04T08:53:00Z">
            <w:rPr>
              <w:rFonts w:cs="Consolas"/>
              <w:b/>
              <w:bCs/>
              <w:color w:val="0070C0"/>
              <w:szCs w:val="24"/>
              <w:u w:val="single"/>
            </w:rPr>
          </w:rPrChange>
        </w:rPr>
        <w:fldChar w:fldCharType="separate"/>
      </w:r>
      <w:r w:rsidR="00394ADB" w:rsidRPr="00EF6A48">
        <w:rPr>
          <w:rFonts w:cs="Consolas"/>
          <w:color w:val="0000FF"/>
          <w:szCs w:val="24"/>
          <w:u w:val="single"/>
          <w:rPrChange w:id="53" w:author="Jason Beshara" w:date="2024-02-04T08:53:00Z">
            <w:rPr>
              <w:rFonts w:cs="Consolas"/>
              <w:b/>
              <w:bCs/>
              <w:color w:val="0070C0"/>
              <w:szCs w:val="24"/>
              <w:u w:val="single"/>
            </w:rPr>
          </w:rPrChange>
        </w:rPr>
        <w:t>Extreme Firmware</w:t>
      </w:r>
      <w:r w:rsidRPr="00EF6A48">
        <w:rPr>
          <w:rFonts w:cs="Consolas"/>
          <w:color w:val="0000FF"/>
          <w:szCs w:val="24"/>
          <w:u w:val="single"/>
          <w:rPrChange w:id="54" w:author="Jason Beshara" w:date="2024-02-04T08:53:00Z">
            <w:rPr>
              <w:rFonts w:cs="Consolas"/>
              <w:b/>
              <w:bCs/>
              <w:color w:val="0070C0"/>
              <w:szCs w:val="24"/>
              <w:u w:val="single"/>
            </w:rPr>
          </w:rPrChange>
        </w:rPr>
        <w:fldChar w:fldCharType="end"/>
      </w:r>
    </w:p>
    <w:p w14:paraId="0A80216E" w14:textId="7C096C04" w:rsidR="00394ADB" w:rsidRPr="00EF6A48" w:rsidRDefault="00000000" w:rsidP="00692415">
      <w:pPr>
        <w:pStyle w:val="Bullets"/>
        <w:rPr>
          <w:rFonts w:cs="Consolas"/>
          <w:color w:val="0000FF"/>
          <w:szCs w:val="24"/>
          <w:rPrChange w:id="55" w:author="Jason Beshara" w:date="2024-02-04T08:53:00Z">
            <w:rPr>
              <w:rFonts w:cs="Consolas"/>
              <w:b/>
              <w:bCs/>
              <w:color w:val="0070C0"/>
              <w:szCs w:val="24"/>
            </w:rPr>
          </w:rPrChange>
        </w:rPr>
      </w:pPr>
      <w:r w:rsidRPr="00EF6A48">
        <w:rPr>
          <w:rFonts w:cs="Consolas"/>
          <w:color w:val="0000FF"/>
          <w:rPrChange w:id="56" w:author="Jason Beshara" w:date="2024-02-04T08:53:00Z">
            <w:rPr/>
          </w:rPrChange>
        </w:rPr>
        <w:fldChar w:fldCharType="begin"/>
      </w:r>
      <w:r w:rsidRPr="00EF6A48">
        <w:rPr>
          <w:rFonts w:cs="Consolas"/>
          <w:color w:val="0000FF"/>
          <w:rPrChange w:id="57" w:author="Jason Beshara" w:date="2024-02-04T08:53:00Z">
            <w:rPr/>
          </w:rPrChange>
        </w:rPr>
        <w:instrText>HYPERLINK "https://github.com/RogueMaster/flipperzero-firmware-wPlugins"</w:instrText>
      </w:r>
      <w:r w:rsidRPr="00EF6A48">
        <w:rPr>
          <w:rFonts w:cs="Consolas"/>
          <w:color w:val="0000FF"/>
          <w:rPrChange w:id="58" w:author="Jason Beshara" w:date="2024-02-04T08:53:00Z">
            <w:rPr>
              <w:rFonts w:cs="Consolas"/>
              <w:color w:val="0000FF"/>
            </w:rPr>
          </w:rPrChange>
        </w:rPr>
      </w:r>
      <w:r w:rsidRPr="00EF6A48">
        <w:rPr>
          <w:rFonts w:cs="Consolas"/>
          <w:color w:val="0000FF"/>
          <w:rPrChange w:id="59" w:author="Jason Beshara" w:date="2024-02-04T08:53:00Z">
            <w:rPr>
              <w:rFonts w:cs="Consolas"/>
              <w:b/>
              <w:bCs/>
              <w:color w:val="0070C0"/>
              <w:szCs w:val="24"/>
              <w:u w:val="single"/>
            </w:rPr>
          </w:rPrChange>
        </w:rPr>
        <w:fldChar w:fldCharType="separate"/>
      </w:r>
      <w:r w:rsidR="00394ADB" w:rsidRPr="00EF6A48">
        <w:rPr>
          <w:rFonts w:cs="Consolas"/>
          <w:color w:val="0000FF"/>
          <w:szCs w:val="24"/>
          <w:u w:val="single"/>
          <w:rPrChange w:id="60" w:author="Jason Beshara" w:date="2024-02-04T08:53:00Z">
            <w:rPr>
              <w:rFonts w:cs="Consolas"/>
              <w:b/>
              <w:bCs/>
              <w:color w:val="0070C0"/>
              <w:szCs w:val="24"/>
              <w:u w:val="single"/>
            </w:rPr>
          </w:rPrChange>
        </w:rPr>
        <w:t>Rogue Master Firmware</w:t>
      </w:r>
      <w:r w:rsidRPr="00EF6A48">
        <w:rPr>
          <w:rFonts w:cs="Consolas"/>
          <w:color w:val="0000FF"/>
          <w:szCs w:val="24"/>
          <w:u w:val="single"/>
          <w:rPrChange w:id="61" w:author="Jason Beshara" w:date="2024-02-04T08:53:00Z">
            <w:rPr>
              <w:rFonts w:cs="Consolas"/>
              <w:b/>
              <w:bCs/>
              <w:color w:val="0070C0"/>
              <w:szCs w:val="24"/>
              <w:u w:val="single"/>
            </w:rPr>
          </w:rPrChange>
        </w:rPr>
        <w:fldChar w:fldCharType="end"/>
      </w:r>
    </w:p>
    <w:p w14:paraId="708F1E33" w14:textId="5E815020" w:rsidR="00394ADB" w:rsidRPr="00EF6A48" w:rsidRDefault="00000000" w:rsidP="00692415">
      <w:pPr>
        <w:pStyle w:val="Bullets"/>
        <w:rPr>
          <w:rFonts w:cs="Consolas"/>
          <w:color w:val="0000FF"/>
          <w:szCs w:val="24"/>
          <w:rPrChange w:id="62" w:author="Jason Beshara" w:date="2024-02-04T08:53:00Z">
            <w:rPr>
              <w:rFonts w:cs="Consolas"/>
              <w:b/>
              <w:bCs/>
              <w:color w:val="0070C0"/>
              <w:szCs w:val="24"/>
            </w:rPr>
          </w:rPrChange>
        </w:rPr>
      </w:pPr>
      <w:r w:rsidRPr="00EF6A48">
        <w:rPr>
          <w:rFonts w:cs="Consolas"/>
          <w:color w:val="0000FF"/>
          <w:rPrChange w:id="63" w:author="Jason Beshara" w:date="2024-02-04T08:53:00Z">
            <w:rPr/>
          </w:rPrChange>
        </w:rPr>
        <w:fldChar w:fldCharType="begin"/>
      </w:r>
      <w:r w:rsidRPr="00EF6A48">
        <w:rPr>
          <w:rFonts w:cs="Consolas"/>
          <w:color w:val="0000FF"/>
          <w:rPrChange w:id="64" w:author="Jason Beshara" w:date="2024-02-04T08:53:00Z">
            <w:rPr/>
          </w:rPrChange>
        </w:rPr>
        <w:instrText>HYPERLINK "https://github.com/DarkFlippers/unleashed-firmware"</w:instrText>
      </w:r>
      <w:r w:rsidRPr="00EF6A48">
        <w:rPr>
          <w:rFonts w:cs="Consolas"/>
          <w:color w:val="0000FF"/>
          <w:rPrChange w:id="65" w:author="Jason Beshara" w:date="2024-02-04T08:53:00Z">
            <w:rPr>
              <w:rFonts w:cs="Consolas"/>
              <w:color w:val="0000FF"/>
            </w:rPr>
          </w:rPrChange>
        </w:rPr>
      </w:r>
      <w:r w:rsidRPr="00EF6A48">
        <w:rPr>
          <w:rFonts w:cs="Consolas"/>
          <w:color w:val="0000FF"/>
          <w:rPrChange w:id="66" w:author="Jason Beshara" w:date="2024-02-04T08:53:00Z">
            <w:rPr>
              <w:rFonts w:cs="Consolas"/>
              <w:b/>
              <w:bCs/>
              <w:color w:val="0070C0"/>
              <w:szCs w:val="24"/>
              <w:u w:val="single"/>
            </w:rPr>
          </w:rPrChange>
        </w:rPr>
        <w:fldChar w:fldCharType="separate"/>
      </w:r>
      <w:r w:rsidR="00394ADB" w:rsidRPr="00EF6A48">
        <w:rPr>
          <w:rFonts w:cs="Consolas"/>
          <w:color w:val="0000FF"/>
          <w:szCs w:val="24"/>
          <w:u w:val="single"/>
          <w:rPrChange w:id="67" w:author="Jason Beshara" w:date="2024-02-04T08:53:00Z">
            <w:rPr>
              <w:rFonts w:cs="Consolas"/>
              <w:b/>
              <w:bCs/>
              <w:color w:val="0070C0"/>
              <w:szCs w:val="24"/>
              <w:u w:val="single"/>
            </w:rPr>
          </w:rPrChange>
        </w:rPr>
        <w:t>Unleashed Firmware</w:t>
      </w:r>
      <w:r w:rsidRPr="00EF6A48">
        <w:rPr>
          <w:rFonts w:cs="Consolas"/>
          <w:color w:val="0000FF"/>
          <w:szCs w:val="24"/>
          <w:u w:val="single"/>
          <w:rPrChange w:id="68" w:author="Jason Beshara" w:date="2024-02-04T08:53:00Z">
            <w:rPr>
              <w:rFonts w:cs="Consolas"/>
              <w:b/>
              <w:bCs/>
              <w:color w:val="0070C0"/>
              <w:szCs w:val="24"/>
              <w:u w:val="single"/>
            </w:rPr>
          </w:rPrChange>
        </w:rPr>
        <w:fldChar w:fldCharType="end"/>
      </w:r>
    </w:p>
    <w:p w14:paraId="3D866EEF" w14:textId="6E3DDE21" w:rsidR="00394ADB" w:rsidRPr="00EF6A48" w:rsidRDefault="00000000" w:rsidP="00692415">
      <w:pPr>
        <w:pStyle w:val="Bullets"/>
        <w:rPr>
          <w:rFonts w:cs="Consolas"/>
          <w:color w:val="0000FF"/>
          <w:szCs w:val="24"/>
          <w:rPrChange w:id="69" w:author="Jason Beshara" w:date="2024-02-04T08:53:00Z">
            <w:rPr>
              <w:rFonts w:cs="Consolas"/>
              <w:b/>
              <w:bCs/>
              <w:color w:val="0070C0"/>
              <w:szCs w:val="24"/>
            </w:rPr>
          </w:rPrChange>
        </w:rPr>
      </w:pPr>
      <w:r w:rsidRPr="00EF6A48">
        <w:rPr>
          <w:rFonts w:cs="Consolas"/>
          <w:color w:val="0000FF"/>
          <w:rPrChange w:id="70" w:author="Jason Beshara" w:date="2024-02-04T08:53:00Z">
            <w:rPr/>
          </w:rPrChange>
        </w:rPr>
        <w:fldChar w:fldCharType="begin"/>
      </w:r>
      <w:r w:rsidRPr="00EF6A48">
        <w:rPr>
          <w:rFonts w:cs="Consolas"/>
          <w:color w:val="0000FF"/>
          <w:rPrChange w:id="71" w:author="Jason Beshara" w:date="2024-02-04T08:53:00Z">
            <w:rPr/>
          </w:rPrChange>
        </w:rPr>
        <w:instrText>HYPERLINK "https://fzeeflasher.github.io/"</w:instrText>
      </w:r>
      <w:r w:rsidRPr="00EF6A48">
        <w:rPr>
          <w:rFonts w:cs="Consolas"/>
          <w:color w:val="0000FF"/>
          <w:rPrChange w:id="72" w:author="Jason Beshara" w:date="2024-02-04T08:53:00Z">
            <w:rPr>
              <w:rFonts w:cs="Consolas"/>
              <w:color w:val="0000FF"/>
            </w:rPr>
          </w:rPrChange>
        </w:rPr>
      </w:r>
      <w:r w:rsidRPr="00EF6A48">
        <w:rPr>
          <w:rFonts w:cs="Consolas"/>
          <w:color w:val="0000FF"/>
          <w:rPrChange w:id="73" w:author="Jason Beshara" w:date="2024-02-04T08:53:00Z">
            <w:rPr>
              <w:rFonts w:cs="Consolas"/>
              <w:b/>
              <w:bCs/>
              <w:color w:val="0070C0"/>
              <w:szCs w:val="24"/>
              <w:u w:val="single"/>
            </w:rPr>
          </w:rPrChange>
        </w:rPr>
        <w:fldChar w:fldCharType="separate"/>
      </w:r>
      <w:r w:rsidR="00394ADB" w:rsidRPr="00EF6A48">
        <w:rPr>
          <w:rFonts w:cs="Consolas"/>
          <w:color w:val="0000FF"/>
          <w:szCs w:val="24"/>
          <w:u w:val="single"/>
          <w:rPrChange w:id="74" w:author="Jason Beshara" w:date="2024-02-04T08:53:00Z">
            <w:rPr>
              <w:rFonts w:cs="Consolas"/>
              <w:b/>
              <w:bCs/>
              <w:color w:val="0070C0"/>
              <w:szCs w:val="24"/>
              <w:u w:val="single"/>
            </w:rPr>
          </w:rPrChange>
        </w:rPr>
        <w:t>fzeeflasher for Wi-Fi Dev Board</w:t>
      </w:r>
      <w:r w:rsidRPr="00EF6A48">
        <w:rPr>
          <w:rFonts w:cs="Consolas"/>
          <w:color w:val="0000FF"/>
          <w:szCs w:val="24"/>
          <w:u w:val="single"/>
          <w:rPrChange w:id="75" w:author="Jason Beshara" w:date="2024-02-04T08:53:00Z">
            <w:rPr>
              <w:rFonts w:cs="Consolas"/>
              <w:b/>
              <w:bCs/>
              <w:color w:val="0070C0"/>
              <w:szCs w:val="24"/>
              <w:u w:val="single"/>
            </w:rPr>
          </w:rPrChange>
        </w:rPr>
        <w:fldChar w:fldCharType="end"/>
      </w:r>
    </w:p>
    <w:p w14:paraId="695A8995" w14:textId="73EAF06A" w:rsidR="00394ADB" w:rsidRPr="00263E81" w:rsidRDefault="00000000" w:rsidP="00692415">
      <w:pPr>
        <w:pStyle w:val="Bullets"/>
        <w:rPr>
          <w:rFonts w:cs="Consolas"/>
          <w:color w:val="0000FF"/>
          <w:szCs w:val="24"/>
        </w:rPr>
      </w:pPr>
      <w:r w:rsidRPr="00EF6A48">
        <w:rPr>
          <w:rFonts w:cs="Consolas"/>
          <w:color w:val="0000FF"/>
          <w:rPrChange w:id="76" w:author="Jason Beshara" w:date="2024-02-04T08:53:00Z">
            <w:rPr/>
          </w:rPrChange>
        </w:rPr>
        <w:fldChar w:fldCharType="begin"/>
      </w:r>
      <w:r w:rsidRPr="00EF6A48">
        <w:rPr>
          <w:rFonts w:cs="Consolas"/>
          <w:color w:val="0000FF"/>
          <w:rPrChange w:id="77" w:author="Jason Beshara" w:date="2024-02-04T08:53:00Z">
            <w:rPr/>
          </w:rPrChange>
        </w:rPr>
        <w:instrText>HYPERLINK "https://github.com/flipperdevices/flipperzero-ufbt"</w:instrText>
      </w:r>
      <w:r w:rsidRPr="00EF6A48">
        <w:rPr>
          <w:rFonts w:cs="Consolas"/>
          <w:color w:val="0000FF"/>
          <w:rPrChange w:id="78" w:author="Jason Beshara" w:date="2024-02-04T08:53:00Z">
            <w:rPr>
              <w:rFonts w:cs="Consolas"/>
              <w:color w:val="0000FF"/>
            </w:rPr>
          </w:rPrChange>
        </w:rPr>
      </w:r>
      <w:r w:rsidRPr="00EF6A48">
        <w:rPr>
          <w:rFonts w:cs="Consolas"/>
          <w:color w:val="0000FF"/>
          <w:rPrChange w:id="79" w:author="Jason Beshara" w:date="2024-02-04T08:53:00Z">
            <w:rPr>
              <w:rFonts w:cs="Consolas"/>
              <w:b/>
              <w:bCs/>
              <w:color w:val="0070C0"/>
              <w:szCs w:val="24"/>
              <w:u w:val="single"/>
            </w:rPr>
          </w:rPrChange>
        </w:rPr>
        <w:fldChar w:fldCharType="separate"/>
      </w:r>
      <w:proofErr w:type="spellStart"/>
      <w:r w:rsidR="00394ADB" w:rsidRPr="00EF6A48">
        <w:rPr>
          <w:rFonts w:cs="Consolas"/>
          <w:color w:val="0000FF"/>
          <w:szCs w:val="24"/>
          <w:u w:val="single"/>
          <w:rPrChange w:id="80" w:author="Jason Beshara" w:date="2024-02-04T08:53:00Z">
            <w:rPr>
              <w:rFonts w:cs="Consolas"/>
              <w:b/>
              <w:bCs/>
              <w:color w:val="0070C0"/>
              <w:szCs w:val="24"/>
              <w:u w:val="single"/>
            </w:rPr>
          </w:rPrChange>
        </w:rPr>
        <w:t>uFBT</w:t>
      </w:r>
      <w:proofErr w:type="spellEnd"/>
      <w:r w:rsidR="00394ADB" w:rsidRPr="00EF6A48">
        <w:rPr>
          <w:rFonts w:cs="Consolas"/>
          <w:color w:val="0000FF"/>
          <w:szCs w:val="24"/>
          <w:u w:val="single"/>
          <w:rPrChange w:id="81" w:author="Jason Beshara" w:date="2024-02-04T08:53:00Z">
            <w:rPr>
              <w:rFonts w:cs="Consolas"/>
              <w:b/>
              <w:bCs/>
              <w:color w:val="0070C0"/>
              <w:szCs w:val="24"/>
              <w:u w:val="single"/>
            </w:rPr>
          </w:rPrChange>
        </w:rPr>
        <w:t xml:space="preserve"> - Micro Flipper Build Tool</w:t>
      </w:r>
      <w:r w:rsidRPr="00EF6A48">
        <w:rPr>
          <w:rFonts w:cs="Consolas"/>
          <w:color w:val="0000FF"/>
          <w:szCs w:val="24"/>
          <w:u w:val="single"/>
          <w:rPrChange w:id="82" w:author="Jason Beshara" w:date="2024-02-04T08:53:00Z">
            <w:rPr>
              <w:rFonts w:cs="Consolas"/>
              <w:b/>
              <w:bCs/>
              <w:color w:val="0070C0"/>
              <w:szCs w:val="24"/>
              <w:u w:val="single"/>
            </w:rPr>
          </w:rPrChange>
        </w:rPr>
        <w:fldChar w:fldCharType="end"/>
      </w:r>
    </w:p>
    <w:p w14:paraId="543A9C75" w14:textId="77777777" w:rsidR="00263E81" w:rsidRPr="00263E81" w:rsidRDefault="00263E81" w:rsidP="00263E81">
      <w:pPr>
        <w:pStyle w:val="Bullets"/>
        <w:numPr>
          <w:ilvl w:val="0"/>
          <w:numId w:val="0"/>
        </w:numPr>
        <w:ind w:left="720"/>
        <w:rPr>
          <w:rFonts w:cs="Consolas"/>
          <w:color w:val="0000FF"/>
          <w:szCs w:val="24"/>
        </w:rPr>
      </w:pPr>
    </w:p>
    <w:p w14:paraId="6E2E66EB" w14:textId="2BB1BC64" w:rsidR="00263E81" w:rsidRPr="00263E81" w:rsidRDefault="00263E81" w:rsidP="00692415">
      <w:pPr>
        <w:pStyle w:val="Bullets"/>
        <w:rPr>
          <w:rFonts w:cs="Consolas"/>
          <w:b/>
          <w:bCs/>
          <w:color w:val="0000FF"/>
          <w:sz w:val="28"/>
          <w:szCs w:val="28"/>
          <w:rPrChange w:id="83" w:author="Jason Beshara" w:date="2024-02-04T08:53:00Z">
            <w:rPr>
              <w:rFonts w:cs="Consolas"/>
              <w:b/>
              <w:bCs/>
              <w:color w:val="0070C0"/>
              <w:szCs w:val="24"/>
            </w:rPr>
          </w:rPrChange>
        </w:rPr>
      </w:pPr>
      <w:hyperlink r:id="rId9" w:history="1">
        <w:r w:rsidRPr="00263E81">
          <w:rPr>
            <w:rStyle w:val="Hyperlink"/>
            <w:rFonts w:cs="Consolas"/>
            <w:b/>
            <w:bCs/>
            <w:sz w:val="28"/>
            <w:szCs w:val="28"/>
          </w:rPr>
          <w:t xml:space="preserve">Luke's </w:t>
        </w:r>
        <w:proofErr w:type="spellStart"/>
        <w:r w:rsidRPr="00263E81">
          <w:rPr>
            <w:rStyle w:val="Hyperlink"/>
            <w:rFonts w:cs="Consolas"/>
            <w:b/>
            <w:bCs/>
            <w:sz w:val="28"/>
            <w:szCs w:val="28"/>
          </w:rPr>
          <w:t>github</w:t>
        </w:r>
        <w:proofErr w:type="spellEnd"/>
      </w:hyperlink>
    </w:p>
    <w:p w14:paraId="03646C11" w14:textId="77777777" w:rsidR="00797E68" w:rsidRPr="00EF6A48" w:rsidRDefault="00797E68" w:rsidP="00797E68">
      <w:pPr>
        <w:rPr>
          <w:rFonts w:cs="Consolas"/>
        </w:rPr>
      </w:pPr>
    </w:p>
    <w:p w14:paraId="515D1343" w14:textId="0932F818" w:rsidR="00394ADB" w:rsidRPr="00EF6A48" w:rsidRDefault="00394ADB" w:rsidP="003B5516">
      <w:pPr>
        <w:pStyle w:val="Heading5"/>
        <w:rPr>
          <w:rFonts w:cs="Consolas"/>
        </w:rPr>
      </w:pPr>
      <w:r w:rsidRPr="00EF6A48">
        <w:rPr>
          <w:rFonts w:cs="Consolas"/>
        </w:rPr>
        <w:t>Community Links</w:t>
      </w:r>
    </w:p>
    <w:p w14:paraId="7AB8CE06" w14:textId="44BEC2F4" w:rsidR="00394ADB" w:rsidRPr="00EF6A48" w:rsidRDefault="00000000" w:rsidP="00692415">
      <w:pPr>
        <w:pStyle w:val="Bullets"/>
        <w:rPr>
          <w:rFonts w:cs="Consolas"/>
          <w:color w:val="0000FF"/>
          <w:szCs w:val="24"/>
          <w:rPrChange w:id="84" w:author="Jason Beshara" w:date="2024-02-04T08:53:00Z">
            <w:rPr>
              <w:rFonts w:cs="Consolas"/>
              <w:b/>
              <w:bCs/>
              <w:color w:val="0070C0"/>
              <w:szCs w:val="24"/>
            </w:rPr>
          </w:rPrChange>
        </w:rPr>
      </w:pPr>
      <w:r w:rsidRPr="00EF6A48">
        <w:rPr>
          <w:rFonts w:cs="Consolas"/>
          <w:color w:val="0000FF"/>
          <w:rPrChange w:id="85" w:author="Jason Beshara" w:date="2024-02-04T08:53:00Z">
            <w:rPr/>
          </w:rPrChange>
        </w:rPr>
        <w:fldChar w:fldCharType="begin"/>
      </w:r>
      <w:r w:rsidRPr="00EF6A48">
        <w:rPr>
          <w:rFonts w:cs="Consolas"/>
          <w:color w:val="0000FF"/>
          <w:rPrChange w:id="86" w:author="Jason Beshara" w:date="2024-02-04T08:53:00Z">
            <w:rPr/>
          </w:rPrChange>
        </w:rPr>
        <w:instrText>HYPERLINK "https://discord.com/invite/flipper"</w:instrText>
      </w:r>
      <w:r w:rsidRPr="00EF6A48">
        <w:rPr>
          <w:rFonts w:cs="Consolas"/>
          <w:color w:val="0000FF"/>
          <w:rPrChange w:id="87" w:author="Jason Beshara" w:date="2024-02-04T08:53:00Z">
            <w:rPr>
              <w:rFonts w:cs="Consolas"/>
              <w:color w:val="0000FF"/>
            </w:rPr>
          </w:rPrChange>
        </w:rPr>
      </w:r>
      <w:r w:rsidRPr="00EF6A48">
        <w:rPr>
          <w:rFonts w:cs="Consolas"/>
          <w:color w:val="0000FF"/>
          <w:rPrChange w:id="88" w:author="Jason Beshara" w:date="2024-02-04T08:53:00Z">
            <w:rPr>
              <w:rFonts w:cs="Consolas"/>
              <w:b/>
              <w:bCs/>
              <w:color w:val="0070C0"/>
              <w:szCs w:val="24"/>
              <w:u w:val="single"/>
            </w:rPr>
          </w:rPrChange>
        </w:rPr>
        <w:fldChar w:fldCharType="separate"/>
      </w:r>
      <w:r w:rsidR="00394ADB" w:rsidRPr="00EF6A48">
        <w:rPr>
          <w:rFonts w:cs="Consolas"/>
          <w:color w:val="0000FF"/>
          <w:szCs w:val="24"/>
          <w:u w:val="single"/>
          <w:rPrChange w:id="89" w:author="Jason Beshara" w:date="2024-02-04T08:53:00Z">
            <w:rPr>
              <w:rFonts w:cs="Consolas"/>
              <w:b/>
              <w:bCs/>
              <w:color w:val="0070C0"/>
              <w:szCs w:val="24"/>
              <w:u w:val="single"/>
            </w:rPr>
          </w:rPrChange>
        </w:rPr>
        <w:t>Flipper Zero Discord Community</w:t>
      </w:r>
      <w:r w:rsidRPr="00EF6A48">
        <w:rPr>
          <w:rFonts w:cs="Consolas"/>
          <w:color w:val="0000FF"/>
          <w:szCs w:val="24"/>
          <w:u w:val="single"/>
          <w:rPrChange w:id="90" w:author="Jason Beshara" w:date="2024-02-04T08:53:00Z">
            <w:rPr>
              <w:rFonts w:cs="Consolas"/>
              <w:b/>
              <w:bCs/>
              <w:color w:val="0070C0"/>
              <w:szCs w:val="24"/>
              <w:u w:val="single"/>
            </w:rPr>
          </w:rPrChange>
        </w:rPr>
        <w:fldChar w:fldCharType="end"/>
      </w:r>
    </w:p>
    <w:p w14:paraId="1EC4B079" w14:textId="5E8CF754" w:rsidR="00394ADB" w:rsidRPr="00EF6A48" w:rsidRDefault="00000000" w:rsidP="00692415">
      <w:pPr>
        <w:pStyle w:val="Bullets"/>
        <w:rPr>
          <w:rFonts w:cs="Consolas"/>
          <w:color w:val="0000FF"/>
          <w:szCs w:val="24"/>
          <w:rPrChange w:id="91" w:author="Jason Beshara" w:date="2024-02-04T08:53:00Z">
            <w:rPr>
              <w:rFonts w:cs="Consolas"/>
              <w:b/>
              <w:bCs/>
              <w:color w:val="0070C0"/>
              <w:szCs w:val="24"/>
            </w:rPr>
          </w:rPrChange>
        </w:rPr>
      </w:pPr>
      <w:r w:rsidRPr="00EF6A48">
        <w:rPr>
          <w:rFonts w:cs="Consolas"/>
          <w:color w:val="0000FF"/>
          <w:rPrChange w:id="92" w:author="Jason Beshara" w:date="2024-02-04T08:53:00Z">
            <w:rPr/>
          </w:rPrChange>
        </w:rPr>
        <w:fldChar w:fldCharType="begin"/>
      </w:r>
      <w:r w:rsidRPr="00EF6A48">
        <w:rPr>
          <w:rFonts w:cs="Consolas"/>
          <w:color w:val="0000FF"/>
          <w:rPrChange w:id="93" w:author="Jason Beshara" w:date="2024-02-04T08:53:00Z">
            <w:rPr/>
          </w:rPrChange>
        </w:rPr>
        <w:instrText>HYPERLINK "https://www.reddit.com/r/flipperzero/"</w:instrText>
      </w:r>
      <w:r w:rsidRPr="00EF6A48">
        <w:rPr>
          <w:rFonts w:cs="Consolas"/>
          <w:color w:val="0000FF"/>
          <w:rPrChange w:id="94" w:author="Jason Beshara" w:date="2024-02-04T08:53:00Z">
            <w:rPr>
              <w:rFonts w:cs="Consolas"/>
              <w:color w:val="0000FF"/>
            </w:rPr>
          </w:rPrChange>
        </w:rPr>
      </w:r>
      <w:r w:rsidRPr="00EF6A48">
        <w:rPr>
          <w:rFonts w:cs="Consolas"/>
          <w:color w:val="0000FF"/>
          <w:rPrChange w:id="95" w:author="Jason Beshara" w:date="2024-02-04T08:53:00Z">
            <w:rPr>
              <w:rFonts w:cs="Consolas"/>
              <w:b/>
              <w:bCs/>
              <w:color w:val="0070C0"/>
              <w:szCs w:val="24"/>
              <w:u w:val="single"/>
            </w:rPr>
          </w:rPrChange>
        </w:rPr>
        <w:fldChar w:fldCharType="separate"/>
      </w:r>
      <w:r w:rsidR="00394ADB" w:rsidRPr="00EF6A48">
        <w:rPr>
          <w:rFonts w:cs="Consolas"/>
          <w:color w:val="0000FF"/>
          <w:szCs w:val="24"/>
          <w:u w:val="single"/>
          <w:rPrChange w:id="96" w:author="Jason Beshara" w:date="2024-02-04T08:53:00Z">
            <w:rPr>
              <w:rFonts w:cs="Consolas"/>
              <w:b/>
              <w:bCs/>
              <w:color w:val="0070C0"/>
              <w:szCs w:val="24"/>
              <w:u w:val="single"/>
            </w:rPr>
          </w:rPrChange>
        </w:rPr>
        <w:t>Reddit r/</w:t>
      </w:r>
      <w:proofErr w:type="spellStart"/>
      <w:r w:rsidR="00394ADB" w:rsidRPr="00EF6A48">
        <w:rPr>
          <w:rFonts w:cs="Consolas"/>
          <w:color w:val="0000FF"/>
          <w:szCs w:val="24"/>
          <w:u w:val="single"/>
          <w:rPrChange w:id="97" w:author="Jason Beshara" w:date="2024-02-04T08:53:00Z">
            <w:rPr>
              <w:rFonts w:cs="Consolas"/>
              <w:b/>
              <w:bCs/>
              <w:color w:val="0070C0"/>
              <w:szCs w:val="24"/>
              <w:u w:val="single"/>
            </w:rPr>
          </w:rPrChange>
        </w:rPr>
        <w:t>flipperzero</w:t>
      </w:r>
      <w:proofErr w:type="spellEnd"/>
      <w:r w:rsidRPr="00EF6A48">
        <w:rPr>
          <w:rFonts w:cs="Consolas"/>
          <w:color w:val="0000FF"/>
          <w:szCs w:val="24"/>
          <w:u w:val="single"/>
          <w:rPrChange w:id="98" w:author="Jason Beshara" w:date="2024-02-04T08:53:00Z">
            <w:rPr>
              <w:rFonts w:cs="Consolas"/>
              <w:b/>
              <w:bCs/>
              <w:color w:val="0070C0"/>
              <w:szCs w:val="24"/>
              <w:u w:val="single"/>
            </w:rPr>
          </w:rPrChange>
        </w:rPr>
        <w:fldChar w:fldCharType="end"/>
      </w:r>
    </w:p>
    <w:p w14:paraId="35144614" w14:textId="77777777" w:rsidR="006722F8" w:rsidRPr="00EF6A48" w:rsidRDefault="006722F8" w:rsidP="00776ED1">
      <w:pPr>
        <w:rPr>
          <w:rFonts w:cs="Consolas"/>
        </w:rPr>
      </w:pPr>
    </w:p>
    <w:p w14:paraId="36C30B34" w14:textId="77777777" w:rsidR="00394ADB" w:rsidRPr="00EF6A48" w:rsidRDefault="00394ADB" w:rsidP="00692415">
      <w:pPr>
        <w:pStyle w:val="Heading1"/>
        <w:rPr>
          <w:rFonts w:cs="Consolas"/>
        </w:rPr>
      </w:pPr>
      <w:r w:rsidRPr="00EF6A48">
        <w:rPr>
          <w:rFonts w:cs="Consolas"/>
        </w:rPr>
        <w:t>Course Outline: Day 1</w:t>
      </w:r>
    </w:p>
    <w:p w14:paraId="7391A946" w14:textId="77777777" w:rsidR="00394ADB" w:rsidRPr="00EF6A48" w:rsidRDefault="00394ADB" w:rsidP="00C10247">
      <w:pPr>
        <w:pStyle w:val="Heading5"/>
        <w:rPr>
          <w:rFonts w:cs="Consolas"/>
        </w:rPr>
      </w:pPr>
      <w:r w:rsidRPr="00EF6A48">
        <w:rPr>
          <w:rFonts w:cs="Consolas"/>
        </w:rPr>
        <w:t>Session 1: Pre-Class Preparation and Device Overview</w:t>
      </w:r>
    </w:p>
    <w:p w14:paraId="3617C509" w14:textId="7AEAD0B8" w:rsidR="00394ADB" w:rsidRPr="00EF6A48" w:rsidRDefault="00394ADB" w:rsidP="00C13A4F">
      <w:pPr>
        <w:pStyle w:val="Bullets"/>
        <w:rPr>
          <w:rFonts w:cs="Consolas"/>
          <w:szCs w:val="24"/>
        </w:rPr>
      </w:pPr>
      <w:r w:rsidRPr="00EF6A48">
        <w:rPr>
          <w:rFonts w:cs="Consolas"/>
          <w:szCs w:val="24"/>
        </w:rPr>
        <w:t>10 minutes: Introduction and Welcome</w:t>
      </w:r>
      <w:r w:rsidR="006722F8" w:rsidRPr="00EF6A48">
        <w:rPr>
          <w:rFonts w:cs="Consolas"/>
          <w:szCs w:val="24"/>
        </w:rPr>
        <w:t>.</w:t>
      </w:r>
    </w:p>
    <w:p w14:paraId="51636864" w14:textId="0A1E710B" w:rsidR="006722F8" w:rsidRPr="00EF6A48" w:rsidRDefault="006722F8" w:rsidP="006722F8">
      <w:pPr>
        <w:pStyle w:val="Bullets"/>
        <w:rPr>
          <w:rFonts w:cs="Consolas"/>
          <w:szCs w:val="24"/>
        </w:rPr>
      </w:pPr>
      <w:r w:rsidRPr="00EF6A48">
        <w:rPr>
          <w:rFonts w:cs="Consolas"/>
          <w:szCs w:val="24"/>
        </w:rPr>
        <w:t>15</w:t>
      </w:r>
      <w:r w:rsidR="00394ADB" w:rsidRPr="00EF6A48">
        <w:rPr>
          <w:rFonts w:cs="Consolas"/>
          <w:szCs w:val="24"/>
        </w:rPr>
        <w:t xml:space="preserve"> minutes: Device Overview (</w:t>
      </w:r>
      <w:r w:rsidR="00A7752B" w:rsidRPr="00EF6A48">
        <w:rPr>
          <w:rFonts w:cs="Consolas"/>
          <w:szCs w:val="24"/>
        </w:rPr>
        <w:t>What’s</w:t>
      </w:r>
      <w:r w:rsidR="00394ADB" w:rsidRPr="00EF6A48">
        <w:rPr>
          <w:rFonts w:cs="Consolas"/>
          <w:szCs w:val="24"/>
        </w:rPr>
        <w:t xml:space="preserve"> under the hood)</w:t>
      </w:r>
      <w:r w:rsidRPr="00EF6A48">
        <w:rPr>
          <w:rFonts w:cs="Consolas"/>
          <w:szCs w:val="24"/>
        </w:rPr>
        <w:t>.</w:t>
      </w:r>
    </w:p>
    <w:p w14:paraId="3F476631" w14:textId="6DA8AC67" w:rsidR="006722F8" w:rsidRPr="00EF6A48" w:rsidRDefault="006722F8" w:rsidP="006722F8">
      <w:pPr>
        <w:pStyle w:val="Bullets"/>
        <w:rPr>
          <w:rFonts w:cs="Consolas"/>
          <w:szCs w:val="24"/>
        </w:rPr>
      </w:pPr>
      <w:r w:rsidRPr="00EF6A48">
        <w:rPr>
          <w:rFonts w:cs="Consolas"/>
          <w:szCs w:val="24"/>
        </w:rPr>
        <w:t>15 minutes: Pre-Class Preparation (Equipment prep and Software Installation).</w:t>
      </w:r>
    </w:p>
    <w:p w14:paraId="5A7978AC" w14:textId="77777777" w:rsidR="00394ADB" w:rsidRPr="00EF6A48" w:rsidRDefault="00394ADB" w:rsidP="00C10247">
      <w:pPr>
        <w:pStyle w:val="Heading5"/>
        <w:rPr>
          <w:rFonts w:cs="Consolas"/>
        </w:rPr>
      </w:pPr>
      <w:r w:rsidRPr="00EF6A48">
        <w:rPr>
          <w:rFonts w:cs="Consolas"/>
        </w:rPr>
        <w:t>Session 2 : Lab: Weather Station and Sub-GHz</w:t>
      </w:r>
    </w:p>
    <w:p w14:paraId="01173435" w14:textId="77777777" w:rsidR="00394ADB" w:rsidRPr="00EF6A48" w:rsidRDefault="00394ADB" w:rsidP="00C13A4F">
      <w:pPr>
        <w:pStyle w:val="Bullets"/>
        <w:rPr>
          <w:rFonts w:cs="Consolas"/>
          <w:szCs w:val="24"/>
        </w:rPr>
      </w:pPr>
      <w:r w:rsidRPr="00EF6A48">
        <w:rPr>
          <w:rFonts w:cs="Consolas"/>
          <w:szCs w:val="24"/>
        </w:rPr>
        <w:t>10 minutes: Lab: Weather Station Read</w:t>
      </w:r>
      <w:r w:rsidR="009B417C" w:rsidRPr="00EF6A48">
        <w:rPr>
          <w:rFonts w:cs="Consolas"/>
          <w:szCs w:val="24"/>
        </w:rPr>
        <w:t>.</w:t>
      </w:r>
    </w:p>
    <w:p w14:paraId="723A80EF" w14:textId="77777777" w:rsidR="00394ADB" w:rsidRPr="00EF6A48" w:rsidRDefault="00394ADB" w:rsidP="00C13A4F">
      <w:pPr>
        <w:pStyle w:val="Bullets"/>
        <w:rPr>
          <w:rFonts w:cs="Consolas"/>
          <w:szCs w:val="24"/>
        </w:rPr>
      </w:pPr>
      <w:r w:rsidRPr="00EF6A48">
        <w:rPr>
          <w:rFonts w:cs="Consolas"/>
          <w:szCs w:val="24"/>
        </w:rPr>
        <w:t>30 minutes: Lab: Sub-GHz (Frequency Analysis, Configuration for Recording, Recording the Signal, Saving and Analyzing the Data, Testing Recorded Signal)</w:t>
      </w:r>
      <w:r w:rsidR="009B417C" w:rsidRPr="00EF6A48">
        <w:rPr>
          <w:rFonts w:cs="Consolas"/>
          <w:szCs w:val="24"/>
        </w:rPr>
        <w:t>.</w:t>
      </w:r>
    </w:p>
    <w:p w14:paraId="49714D0E" w14:textId="77777777" w:rsidR="00394ADB" w:rsidRPr="00EF6A48" w:rsidRDefault="00394ADB" w:rsidP="00C13A4F">
      <w:pPr>
        <w:pStyle w:val="Bullets"/>
        <w:rPr>
          <w:rFonts w:cs="Consolas"/>
          <w:szCs w:val="24"/>
        </w:rPr>
      </w:pPr>
      <w:r w:rsidRPr="00EF6A48">
        <w:rPr>
          <w:rFonts w:cs="Consolas"/>
          <w:szCs w:val="24"/>
        </w:rPr>
        <w:t>1</w:t>
      </w:r>
      <w:r w:rsidR="009B417C" w:rsidRPr="00EF6A48">
        <w:rPr>
          <w:rFonts w:cs="Consolas"/>
          <w:szCs w:val="24"/>
        </w:rPr>
        <w:t>0</w:t>
      </w:r>
      <w:r w:rsidRPr="00EF6A48">
        <w:rPr>
          <w:rFonts w:cs="Consolas"/>
          <w:szCs w:val="24"/>
        </w:rPr>
        <w:t xml:space="preserve"> minutes: Break</w:t>
      </w:r>
      <w:r w:rsidR="009B417C" w:rsidRPr="00EF6A48">
        <w:rPr>
          <w:rFonts w:cs="Consolas"/>
          <w:szCs w:val="24"/>
        </w:rPr>
        <w:t>.</w:t>
      </w:r>
    </w:p>
    <w:p w14:paraId="1AA5FD9C" w14:textId="5D8EB479" w:rsidR="00394ADB" w:rsidRPr="00EF6A48" w:rsidRDefault="00394ADB" w:rsidP="00C10247">
      <w:pPr>
        <w:pStyle w:val="Heading5"/>
        <w:rPr>
          <w:rFonts w:cs="Consolas"/>
        </w:rPr>
      </w:pPr>
      <w:r w:rsidRPr="00EF6A48">
        <w:rPr>
          <w:rFonts w:cs="Consolas"/>
        </w:rPr>
        <w:t xml:space="preserve">Session </w:t>
      </w:r>
      <w:r w:rsidR="006722F8" w:rsidRPr="00EF6A48">
        <w:rPr>
          <w:rFonts w:cs="Consolas"/>
        </w:rPr>
        <w:t>3</w:t>
      </w:r>
      <w:r w:rsidRPr="00EF6A48">
        <w:rPr>
          <w:rFonts w:cs="Consolas"/>
        </w:rPr>
        <w:t xml:space="preserve"> : Lab: Signal Generator and Wi-Fi Dev Board Flash</w:t>
      </w:r>
    </w:p>
    <w:p w14:paraId="6CFF163F" w14:textId="4CE374C8" w:rsidR="00394ADB" w:rsidRPr="00EF6A48" w:rsidRDefault="00394ADB" w:rsidP="00C13A4F">
      <w:pPr>
        <w:pStyle w:val="Bullets"/>
        <w:rPr>
          <w:rFonts w:cs="Consolas"/>
          <w:szCs w:val="24"/>
        </w:rPr>
      </w:pPr>
      <w:r w:rsidRPr="00EF6A48">
        <w:rPr>
          <w:rFonts w:cs="Consolas"/>
          <w:szCs w:val="24"/>
        </w:rPr>
        <w:t>10 minutes: Lab: GPIO LED Signal Generator (Demo)</w:t>
      </w:r>
      <w:r w:rsidR="006722F8" w:rsidRPr="00EF6A48">
        <w:rPr>
          <w:rFonts w:cs="Consolas"/>
          <w:szCs w:val="24"/>
        </w:rPr>
        <w:t>.</w:t>
      </w:r>
    </w:p>
    <w:p w14:paraId="11056128" w14:textId="4D0408ED" w:rsidR="00394ADB" w:rsidRPr="00EF6A48" w:rsidRDefault="002240D0" w:rsidP="00C13A4F">
      <w:pPr>
        <w:pStyle w:val="Bullets"/>
        <w:rPr>
          <w:rFonts w:cs="Consolas"/>
          <w:szCs w:val="24"/>
        </w:rPr>
      </w:pPr>
      <w:r w:rsidRPr="00EF6A48">
        <w:rPr>
          <w:rFonts w:cs="Consolas"/>
          <w:szCs w:val="24"/>
        </w:rPr>
        <w:t>30</w:t>
      </w:r>
      <w:r w:rsidR="00394ADB" w:rsidRPr="00EF6A48">
        <w:rPr>
          <w:rFonts w:cs="Consolas"/>
          <w:szCs w:val="24"/>
        </w:rPr>
        <w:t xml:space="preserve"> minutes: Lab: Wi-Fi Dev Board Flash (Attaching, Entering Bootloader Mode, Initiating Quick Flash, Completion, Final Steps)</w:t>
      </w:r>
      <w:r w:rsidR="006722F8" w:rsidRPr="00EF6A48">
        <w:rPr>
          <w:rFonts w:cs="Consolas"/>
          <w:szCs w:val="24"/>
        </w:rPr>
        <w:t>.</w:t>
      </w:r>
    </w:p>
    <w:p w14:paraId="166CEF29" w14:textId="77777777" w:rsidR="002240D0" w:rsidRPr="00EF6A48" w:rsidRDefault="002240D0" w:rsidP="00C13A4F">
      <w:pPr>
        <w:pStyle w:val="Bullets"/>
        <w:rPr>
          <w:rFonts w:cs="Consolas"/>
          <w:szCs w:val="24"/>
        </w:rPr>
      </w:pPr>
      <w:r w:rsidRPr="00EF6A48">
        <w:rPr>
          <w:rFonts w:cs="Consolas"/>
          <w:szCs w:val="24"/>
        </w:rPr>
        <w:t>30 minutes: .pcap generation labs.</w:t>
      </w:r>
    </w:p>
    <w:p w14:paraId="7A4EC129" w14:textId="759E2BD2" w:rsidR="003B2A84" w:rsidRPr="00EF6A48" w:rsidRDefault="003B2A84" w:rsidP="003B2A84">
      <w:pPr>
        <w:pStyle w:val="Bullets"/>
        <w:rPr>
          <w:rFonts w:cs="Consolas"/>
          <w:szCs w:val="24"/>
        </w:rPr>
      </w:pPr>
      <w:r w:rsidRPr="00EF6A48">
        <w:rPr>
          <w:rFonts w:cs="Consolas"/>
          <w:szCs w:val="24"/>
        </w:rPr>
        <w:t>10 minutes: Participant Feedback and Evaluation.</w:t>
      </w:r>
    </w:p>
    <w:p w14:paraId="27B6B7ED" w14:textId="2D2558A6" w:rsidR="006722F8" w:rsidRPr="00EF6A48" w:rsidRDefault="006722F8" w:rsidP="003B2A84">
      <w:pPr>
        <w:pStyle w:val="Bullets"/>
        <w:rPr>
          <w:rFonts w:cs="Consolas"/>
        </w:rPr>
      </w:pPr>
      <w:r w:rsidRPr="00EF6A48">
        <w:rPr>
          <w:rFonts w:cs="Consolas"/>
          <w:b/>
          <w:bCs/>
        </w:rPr>
        <w:t>Homework</w:t>
      </w:r>
      <w:r w:rsidRPr="00EF6A48">
        <w:rPr>
          <w:rFonts w:cs="Consolas"/>
        </w:rPr>
        <w:t xml:space="preserve">: Load the advanced firmware tonight and </w:t>
      </w:r>
      <w:r w:rsidR="00540F6D" w:rsidRPr="00EF6A48">
        <w:rPr>
          <w:rFonts w:cs="Consolas"/>
        </w:rPr>
        <w:t>prepare it</w:t>
      </w:r>
      <w:r w:rsidRPr="00EF6A48">
        <w:rPr>
          <w:rFonts w:cs="Consolas"/>
        </w:rPr>
        <w:t xml:space="preserve"> for </w:t>
      </w:r>
      <w:r w:rsidR="005D4421" w:rsidRPr="00EF6A48">
        <w:rPr>
          <w:rFonts w:cs="Consolas"/>
        </w:rPr>
        <w:t>day 2</w:t>
      </w:r>
      <w:r w:rsidRPr="00EF6A48">
        <w:rPr>
          <w:rFonts w:cs="Consolas"/>
        </w:rPr>
        <w:t>.</w:t>
      </w:r>
    </w:p>
    <w:p w14:paraId="1D69A909" w14:textId="77777777" w:rsidR="006722F8" w:rsidRPr="00EF6A48" w:rsidRDefault="006722F8" w:rsidP="00E82D90">
      <w:pPr>
        <w:rPr>
          <w:rFonts w:cs="Consolas"/>
        </w:rPr>
      </w:pPr>
    </w:p>
    <w:p w14:paraId="16DB833A" w14:textId="77777777" w:rsidR="00394ADB" w:rsidRPr="00EF6A48" w:rsidRDefault="00394ADB" w:rsidP="00692415">
      <w:pPr>
        <w:pStyle w:val="Heading1"/>
        <w:rPr>
          <w:rFonts w:cs="Consolas"/>
        </w:rPr>
      </w:pPr>
      <w:r w:rsidRPr="00EF6A48">
        <w:rPr>
          <w:rFonts w:cs="Consolas"/>
        </w:rPr>
        <w:t>Course Outline: Day 2</w:t>
      </w:r>
    </w:p>
    <w:p w14:paraId="4DEF3193" w14:textId="7763A84C" w:rsidR="00BF64A1" w:rsidRPr="00EF6A48" w:rsidRDefault="00BF64A1" w:rsidP="00BF64A1">
      <w:pPr>
        <w:pStyle w:val="Heading5"/>
        <w:rPr>
          <w:rFonts w:cs="Consolas"/>
        </w:rPr>
      </w:pPr>
      <w:r w:rsidRPr="00EF6A48">
        <w:rPr>
          <w:rFonts w:cs="Consolas"/>
        </w:rPr>
        <w:t xml:space="preserve">Session 3: </w:t>
      </w:r>
      <w:r w:rsidR="005C5B60" w:rsidRPr="00EF6A48">
        <w:rPr>
          <w:rFonts w:cs="Consolas"/>
        </w:rPr>
        <w:t>Bluetooth and Infrared</w:t>
      </w:r>
      <w:r w:rsidR="00AA617F" w:rsidRPr="00EF6A48">
        <w:rPr>
          <w:rFonts w:cs="Consolas"/>
        </w:rPr>
        <w:t xml:space="preserve"> Remotes</w:t>
      </w:r>
      <w:r w:rsidR="005C5B60" w:rsidRPr="00EF6A48">
        <w:rPr>
          <w:rFonts w:cs="Consolas"/>
        </w:rPr>
        <w:t>.</w:t>
      </w:r>
    </w:p>
    <w:p w14:paraId="30EA5428" w14:textId="760F286C" w:rsidR="00BF64A1" w:rsidRPr="00EF6A48" w:rsidRDefault="005C5B60" w:rsidP="00BF64A1">
      <w:pPr>
        <w:pStyle w:val="Bullets"/>
        <w:rPr>
          <w:rFonts w:cs="Consolas"/>
          <w:szCs w:val="24"/>
        </w:rPr>
      </w:pPr>
      <w:r w:rsidRPr="00EF6A48">
        <w:rPr>
          <w:rFonts w:cs="Consolas"/>
          <w:szCs w:val="24"/>
        </w:rPr>
        <w:t>15</w:t>
      </w:r>
      <w:r w:rsidR="00BF64A1" w:rsidRPr="00EF6A48">
        <w:rPr>
          <w:rFonts w:cs="Consolas"/>
          <w:szCs w:val="24"/>
        </w:rPr>
        <w:t xml:space="preserve"> minutes: Demonstrate BLE &amp; Bluetooth </w:t>
      </w:r>
      <w:r w:rsidRPr="00EF6A48">
        <w:rPr>
          <w:rFonts w:cs="Consolas"/>
          <w:szCs w:val="24"/>
        </w:rPr>
        <w:t>c</w:t>
      </w:r>
      <w:r w:rsidR="00BF64A1" w:rsidRPr="00EF6A48">
        <w:rPr>
          <w:rFonts w:cs="Consolas"/>
          <w:szCs w:val="24"/>
        </w:rPr>
        <w:t>apabilities.</w:t>
      </w:r>
    </w:p>
    <w:p w14:paraId="164EB2F7" w14:textId="6ACF06F2" w:rsidR="005C5B60" w:rsidRPr="00EF6A48" w:rsidRDefault="005C5B60" w:rsidP="00BF64A1">
      <w:pPr>
        <w:pStyle w:val="Bullets"/>
        <w:rPr>
          <w:rFonts w:cs="Consolas"/>
          <w:szCs w:val="24"/>
        </w:rPr>
      </w:pPr>
      <w:r w:rsidRPr="00EF6A48">
        <w:rPr>
          <w:rFonts w:cs="Consolas"/>
          <w:szCs w:val="24"/>
        </w:rPr>
        <w:t>15 minutes: Demonstrate infrared capabilities.</w:t>
      </w:r>
    </w:p>
    <w:p w14:paraId="69710C1B" w14:textId="77777777" w:rsidR="00BF64A1" w:rsidRPr="00EF6A48" w:rsidRDefault="00BF64A1" w:rsidP="00BF64A1">
      <w:pPr>
        <w:rPr>
          <w:rFonts w:cs="Consolas"/>
        </w:rPr>
      </w:pPr>
    </w:p>
    <w:p w14:paraId="35812839" w14:textId="594B3D04" w:rsidR="00BF64A1" w:rsidRPr="00EF6A48" w:rsidRDefault="00394ADB" w:rsidP="00BF64A1">
      <w:pPr>
        <w:pStyle w:val="Heading5"/>
        <w:rPr>
          <w:rFonts w:cs="Consolas"/>
        </w:rPr>
      </w:pPr>
      <w:r w:rsidRPr="00EF6A48">
        <w:rPr>
          <w:rFonts w:cs="Consolas"/>
        </w:rPr>
        <w:t xml:space="preserve">Session </w:t>
      </w:r>
      <w:r w:rsidR="006722F8" w:rsidRPr="00EF6A48">
        <w:rPr>
          <w:rFonts w:cs="Consolas"/>
        </w:rPr>
        <w:t>4</w:t>
      </w:r>
      <w:r w:rsidRPr="00EF6A48">
        <w:rPr>
          <w:rFonts w:cs="Consolas"/>
        </w:rPr>
        <w:t xml:space="preserve">: </w:t>
      </w:r>
      <w:r w:rsidR="00BF64A1" w:rsidRPr="00EF6A48">
        <w:rPr>
          <w:rFonts w:cs="Consolas"/>
        </w:rPr>
        <w:t xml:space="preserve">Lab: </w:t>
      </w:r>
      <w:r w:rsidR="007569C6" w:rsidRPr="00EF6A48">
        <w:rPr>
          <w:rFonts w:cs="Consolas"/>
        </w:rPr>
        <w:t>125</w:t>
      </w:r>
      <w:r w:rsidR="00BF64A1" w:rsidRPr="00EF6A48">
        <w:rPr>
          <w:rFonts w:cs="Consolas"/>
        </w:rPr>
        <w:t xml:space="preserve"> </w:t>
      </w:r>
      <w:r w:rsidR="007569C6" w:rsidRPr="00EF6A48">
        <w:rPr>
          <w:rFonts w:cs="Consolas"/>
        </w:rPr>
        <w:t>k</w:t>
      </w:r>
      <w:r w:rsidR="00BF64A1" w:rsidRPr="00EF6A48">
        <w:rPr>
          <w:rFonts w:cs="Consolas"/>
        </w:rPr>
        <w:t xml:space="preserve">Hz </w:t>
      </w:r>
      <w:r w:rsidR="007569C6" w:rsidRPr="00EF6A48">
        <w:rPr>
          <w:rFonts w:cs="Consolas"/>
        </w:rPr>
        <w:t>Low Frequency (LF)</w:t>
      </w:r>
      <w:r w:rsidR="00BF64A1" w:rsidRPr="00EF6A48">
        <w:rPr>
          <w:rFonts w:cs="Consolas"/>
        </w:rPr>
        <w:t xml:space="preserve"> </w:t>
      </w:r>
      <w:r w:rsidR="007569C6" w:rsidRPr="00EF6A48">
        <w:rPr>
          <w:rFonts w:cs="Consolas"/>
        </w:rPr>
        <w:t>RFID</w:t>
      </w:r>
      <w:r w:rsidR="00BF64A1" w:rsidRPr="00EF6A48">
        <w:rPr>
          <w:rFonts w:cs="Consolas"/>
        </w:rPr>
        <w:t xml:space="preserve"> Analysis and Emulation</w:t>
      </w:r>
    </w:p>
    <w:p w14:paraId="1429A190" w14:textId="5E6AE653" w:rsidR="00394ADB" w:rsidRPr="00EF6A48" w:rsidRDefault="00BF64A1" w:rsidP="00BF64A1">
      <w:pPr>
        <w:pStyle w:val="Bullets"/>
        <w:rPr>
          <w:rFonts w:cs="Consolas"/>
        </w:rPr>
      </w:pPr>
      <w:r w:rsidRPr="00EF6A48">
        <w:rPr>
          <w:rFonts w:cs="Consolas"/>
        </w:rPr>
        <w:t>10</w:t>
      </w:r>
      <w:r w:rsidR="00394ADB" w:rsidRPr="00EF6A48">
        <w:rPr>
          <w:rFonts w:cs="Consolas"/>
        </w:rPr>
        <w:t xml:space="preserve"> minutes: Introduction to Different </w:t>
      </w:r>
      <w:r w:rsidR="007569C6" w:rsidRPr="00EF6A48">
        <w:rPr>
          <w:rFonts w:cs="Consolas"/>
        </w:rPr>
        <w:t>(</w:t>
      </w:r>
      <w:r w:rsidR="00394ADB" w:rsidRPr="00EF6A48">
        <w:rPr>
          <w:rFonts w:cs="Consolas"/>
        </w:rPr>
        <w:t>LF</w:t>
      </w:r>
      <w:r w:rsidR="007569C6" w:rsidRPr="00EF6A48">
        <w:rPr>
          <w:rFonts w:cs="Consolas"/>
        </w:rPr>
        <w:t>)</w:t>
      </w:r>
      <w:r w:rsidR="00394ADB" w:rsidRPr="00EF6A48">
        <w:rPr>
          <w:rFonts w:cs="Consolas"/>
        </w:rPr>
        <w:t xml:space="preserve"> 125 kHz Card Types</w:t>
      </w:r>
      <w:r w:rsidR="006722F8" w:rsidRPr="00EF6A48">
        <w:rPr>
          <w:rFonts w:cs="Consolas"/>
        </w:rPr>
        <w:t>.</w:t>
      </w:r>
    </w:p>
    <w:p w14:paraId="1C27CFF4" w14:textId="1ED0F834" w:rsidR="00394ADB" w:rsidRPr="00EF6A48" w:rsidRDefault="00BF64A1" w:rsidP="00C13A4F">
      <w:pPr>
        <w:pStyle w:val="Bullets"/>
        <w:rPr>
          <w:rFonts w:cs="Consolas"/>
          <w:szCs w:val="24"/>
        </w:rPr>
      </w:pPr>
      <w:r w:rsidRPr="00EF6A48">
        <w:rPr>
          <w:rFonts w:cs="Consolas"/>
          <w:szCs w:val="24"/>
        </w:rPr>
        <w:t>30</w:t>
      </w:r>
      <w:r w:rsidR="00394ADB" w:rsidRPr="00EF6A48">
        <w:rPr>
          <w:rFonts w:cs="Consolas"/>
          <w:szCs w:val="24"/>
        </w:rPr>
        <w:t xml:space="preserve"> minutes: Lab: 125 kHz </w:t>
      </w:r>
      <w:r w:rsidR="007569C6" w:rsidRPr="00EF6A48">
        <w:rPr>
          <w:rFonts w:cs="Consolas"/>
          <w:szCs w:val="24"/>
        </w:rPr>
        <w:t>(</w:t>
      </w:r>
      <w:r w:rsidR="00394ADB" w:rsidRPr="00EF6A48">
        <w:rPr>
          <w:rFonts w:cs="Consolas"/>
          <w:szCs w:val="24"/>
        </w:rPr>
        <w:t>LF</w:t>
      </w:r>
      <w:r w:rsidR="007569C6" w:rsidRPr="00EF6A48">
        <w:rPr>
          <w:rFonts w:cs="Consolas"/>
          <w:szCs w:val="24"/>
        </w:rPr>
        <w:t>)</w:t>
      </w:r>
      <w:r w:rsidR="00394ADB" w:rsidRPr="00EF6A48">
        <w:rPr>
          <w:rFonts w:cs="Consolas"/>
          <w:szCs w:val="24"/>
        </w:rPr>
        <w:t xml:space="preserve"> RFID </w:t>
      </w:r>
      <w:r w:rsidR="007569C6" w:rsidRPr="00EF6A48">
        <w:rPr>
          <w:rFonts w:cs="Consolas"/>
          <w:szCs w:val="24"/>
        </w:rPr>
        <w:t>a</w:t>
      </w:r>
      <w:r w:rsidR="00394ADB" w:rsidRPr="00EF6A48">
        <w:rPr>
          <w:rFonts w:cs="Consolas"/>
          <w:szCs w:val="24"/>
        </w:rPr>
        <w:t>nalysis</w:t>
      </w:r>
      <w:r w:rsidR="007569C6" w:rsidRPr="00EF6A48">
        <w:rPr>
          <w:rFonts w:cs="Consolas"/>
          <w:szCs w:val="24"/>
        </w:rPr>
        <w:t>, e</w:t>
      </w:r>
      <w:r w:rsidR="00394ADB" w:rsidRPr="00EF6A48">
        <w:rPr>
          <w:rFonts w:cs="Consolas"/>
          <w:szCs w:val="24"/>
        </w:rPr>
        <w:t>mulation</w:t>
      </w:r>
      <w:r w:rsidR="007569C6" w:rsidRPr="00EF6A48">
        <w:rPr>
          <w:rFonts w:cs="Consolas"/>
          <w:szCs w:val="24"/>
        </w:rPr>
        <w:t>, i</w:t>
      </w:r>
      <w:r w:rsidR="00394ADB" w:rsidRPr="00EF6A48">
        <w:rPr>
          <w:rFonts w:cs="Consolas"/>
          <w:szCs w:val="24"/>
        </w:rPr>
        <w:t xml:space="preserve">dentification, </w:t>
      </w:r>
      <w:r w:rsidR="007569C6" w:rsidRPr="00EF6A48">
        <w:rPr>
          <w:rFonts w:cs="Consolas"/>
          <w:szCs w:val="24"/>
        </w:rPr>
        <w:t>and c</w:t>
      </w:r>
      <w:r w:rsidR="00394ADB" w:rsidRPr="00EF6A48">
        <w:rPr>
          <w:rFonts w:cs="Consolas"/>
          <w:szCs w:val="24"/>
        </w:rPr>
        <w:t>loning</w:t>
      </w:r>
      <w:r w:rsidR="007569C6" w:rsidRPr="00EF6A48">
        <w:rPr>
          <w:rFonts w:cs="Consolas"/>
          <w:szCs w:val="24"/>
        </w:rPr>
        <w:t>.</w:t>
      </w:r>
    </w:p>
    <w:p w14:paraId="3E6197C9" w14:textId="7CFA1DCC" w:rsidR="00394ADB" w:rsidRPr="00EF6A48" w:rsidRDefault="00394ADB" w:rsidP="00C10247">
      <w:pPr>
        <w:pStyle w:val="Heading5"/>
        <w:rPr>
          <w:rFonts w:cs="Consolas"/>
        </w:rPr>
      </w:pPr>
      <w:r w:rsidRPr="00EF6A48">
        <w:rPr>
          <w:rFonts w:cs="Consolas"/>
        </w:rPr>
        <w:t xml:space="preserve">Session </w:t>
      </w:r>
      <w:r w:rsidR="006722F8" w:rsidRPr="00EF6A48">
        <w:rPr>
          <w:rFonts w:cs="Consolas"/>
        </w:rPr>
        <w:t>5</w:t>
      </w:r>
      <w:r w:rsidRPr="00EF6A48">
        <w:rPr>
          <w:rFonts w:cs="Consolas"/>
        </w:rPr>
        <w:t xml:space="preserve">: Lab: 13.56 MHz </w:t>
      </w:r>
      <w:r w:rsidR="007569C6" w:rsidRPr="00EF6A48">
        <w:rPr>
          <w:rFonts w:cs="Consolas"/>
        </w:rPr>
        <w:t>(</w:t>
      </w:r>
      <w:r w:rsidRPr="00EF6A48">
        <w:rPr>
          <w:rFonts w:cs="Consolas"/>
        </w:rPr>
        <w:t>HF</w:t>
      </w:r>
      <w:r w:rsidR="007569C6" w:rsidRPr="00EF6A48">
        <w:rPr>
          <w:rFonts w:cs="Consolas"/>
        </w:rPr>
        <w:t>)</w:t>
      </w:r>
      <w:r w:rsidRPr="00EF6A48">
        <w:rPr>
          <w:rFonts w:cs="Consolas"/>
        </w:rPr>
        <w:t xml:space="preserve"> </w:t>
      </w:r>
      <w:r w:rsidR="00BF64A1" w:rsidRPr="00EF6A48">
        <w:rPr>
          <w:rFonts w:cs="Consolas"/>
        </w:rPr>
        <w:t>NFC</w:t>
      </w:r>
      <w:r w:rsidRPr="00EF6A48">
        <w:rPr>
          <w:rFonts w:cs="Consolas"/>
        </w:rPr>
        <w:t xml:space="preserve"> Analysis and Emulation</w:t>
      </w:r>
    </w:p>
    <w:p w14:paraId="4108D32F" w14:textId="59C4120F" w:rsidR="00394ADB" w:rsidRPr="00EF6A48" w:rsidRDefault="00BF64A1" w:rsidP="00C13A4F">
      <w:pPr>
        <w:pStyle w:val="Bullets"/>
        <w:rPr>
          <w:rFonts w:cs="Consolas"/>
          <w:szCs w:val="24"/>
        </w:rPr>
      </w:pPr>
      <w:r w:rsidRPr="00EF6A48">
        <w:rPr>
          <w:rFonts w:cs="Consolas"/>
          <w:szCs w:val="24"/>
        </w:rPr>
        <w:t>10</w:t>
      </w:r>
      <w:r w:rsidR="00394ADB" w:rsidRPr="00EF6A48">
        <w:rPr>
          <w:rFonts w:cs="Consolas"/>
          <w:szCs w:val="24"/>
        </w:rPr>
        <w:t xml:space="preserve"> minutes: Introduction to Different HF 13.56 MHz Card Types</w:t>
      </w:r>
      <w:r w:rsidR="006722F8" w:rsidRPr="00EF6A48">
        <w:rPr>
          <w:rFonts w:cs="Consolas"/>
          <w:szCs w:val="24"/>
        </w:rPr>
        <w:t>.</w:t>
      </w:r>
    </w:p>
    <w:p w14:paraId="621B1967" w14:textId="77777777" w:rsidR="005C5B60" w:rsidRPr="00EF6A48" w:rsidRDefault="005C5B60" w:rsidP="005C5B60">
      <w:pPr>
        <w:pStyle w:val="Bullets"/>
        <w:rPr>
          <w:rFonts w:cs="Consolas"/>
          <w:szCs w:val="24"/>
        </w:rPr>
      </w:pPr>
      <w:r w:rsidRPr="00EF6A48">
        <w:rPr>
          <w:rFonts w:cs="Consolas"/>
          <w:szCs w:val="24"/>
        </w:rPr>
        <w:t>10 minutes: Break.</w:t>
      </w:r>
    </w:p>
    <w:p w14:paraId="40253C16" w14:textId="62CDD4D4" w:rsidR="007569C6" w:rsidRPr="00EF6A48" w:rsidRDefault="00BF64A1" w:rsidP="007569C6">
      <w:pPr>
        <w:pStyle w:val="Bullets"/>
        <w:rPr>
          <w:rFonts w:cs="Consolas"/>
          <w:szCs w:val="24"/>
        </w:rPr>
      </w:pPr>
      <w:r w:rsidRPr="00EF6A48">
        <w:rPr>
          <w:rFonts w:cs="Consolas"/>
          <w:szCs w:val="24"/>
        </w:rPr>
        <w:t>30</w:t>
      </w:r>
      <w:r w:rsidR="00394ADB" w:rsidRPr="00EF6A48">
        <w:rPr>
          <w:rFonts w:cs="Consolas"/>
          <w:szCs w:val="24"/>
        </w:rPr>
        <w:t xml:space="preserve"> minutes: </w:t>
      </w:r>
      <w:r w:rsidR="007569C6" w:rsidRPr="00EF6A48">
        <w:rPr>
          <w:rFonts w:cs="Consolas"/>
          <w:szCs w:val="24"/>
        </w:rPr>
        <w:t>Lab: 13.56 MHz (</w:t>
      </w:r>
      <w:r w:rsidR="00F27722" w:rsidRPr="00EF6A48">
        <w:rPr>
          <w:rFonts w:cs="Consolas"/>
          <w:szCs w:val="24"/>
        </w:rPr>
        <w:t>HF</w:t>
      </w:r>
      <w:r w:rsidR="007569C6" w:rsidRPr="00EF6A48">
        <w:rPr>
          <w:rFonts w:cs="Consolas"/>
          <w:szCs w:val="24"/>
        </w:rPr>
        <w:t>) RFID analysis, emulation, identification, and cloning.</w:t>
      </w:r>
    </w:p>
    <w:p w14:paraId="10A9B1E2" w14:textId="6F7EF354" w:rsidR="00BF64A1" w:rsidRPr="00EF6A48" w:rsidRDefault="00BF64A1" w:rsidP="001167B6">
      <w:pPr>
        <w:pStyle w:val="Bullets"/>
        <w:rPr>
          <w:rFonts w:cs="Consolas"/>
          <w:szCs w:val="24"/>
        </w:rPr>
      </w:pPr>
      <w:r w:rsidRPr="00EF6A48">
        <w:rPr>
          <w:rFonts w:cs="Consolas"/>
          <w:szCs w:val="24"/>
        </w:rPr>
        <w:t xml:space="preserve">30 minutes: Reading and writing NTAG215 with </w:t>
      </w:r>
      <w:r w:rsidR="005C5B60" w:rsidRPr="00EF6A48">
        <w:rPr>
          <w:rFonts w:cs="Consolas"/>
          <w:szCs w:val="24"/>
        </w:rPr>
        <w:t>the Flipper Zero.</w:t>
      </w:r>
    </w:p>
    <w:p w14:paraId="51826D12" w14:textId="77777777" w:rsidR="00394ADB" w:rsidRPr="00EF6A48" w:rsidRDefault="00394ADB" w:rsidP="00C10247">
      <w:pPr>
        <w:pStyle w:val="Heading5"/>
        <w:rPr>
          <w:rFonts w:cs="Consolas"/>
        </w:rPr>
      </w:pPr>
      <w:r w:rsidRPr="00EF6A48">
        <w:rPr>
          <w:rFonts w:cs="Consolas"/>
        </w:rPr>
        <w:t>Wrap-up, Conclusion, and Ethical Discussion</w:t>
      </w:r>
    </w:p>
    <w:p w14:paraId="139F36FD" w14:textId="31F2A482" w:rsidR="00394ADB" w:rsidRPr="00EF6A48" w:rsidRDefault="00394ADB" w:rsidP="00C13A4F">
      <w:pPr>
        <w:pStyle w:val="Bullets"/>
        <w:rPr>
          <w:rFonts w:cs="Consolas"/>
          <w:szCs w:val="24"/>
        </w:rPr>
      </w:pPr>
      <w:r w:rsidRPr="00EF6A48">
        <w:rPr>
          <w:rFonts w:cs="Consolas"/>
          <w:szCs w:val="24"/>
        </w:rPr>
        <w:t>15 minutes: Tesla Field Trip</w:t>
      </w:r>
      <w:r w:rsidR="006722F8" w:rsidRPr="00EF6A48">
        <w:rPr>
          <w:rFonts w:cs="Consolas"/>
          <w:szCs w:val="24"/>
        </w:rPr>
        <w:t>.</w:t>
      </w:r>
    </w:p>
    <w:p w14:paraId="5E0D4D84" w14:textId="449DDF66" w:rsidR="00394ADB" w:rsidRPr="00EF6A48" w:rsidRDefault="00394ADB" w:rsidP="00C13A4F">
      <w:pPr>
        <w:pStyle w:val="Bullets"/>
        <w:rPr>
          <w:rFonts w:cs="Consolas"/>
          <w:szCs w:val="24"/>
        </w:rPr>
      </w:pPr>
      <w:r w:rsidRPr="00EF6A48">
        <w:rPr>
          <w:rFonts w:cs="Consolas"/>
          <w:szCs w:val="24"/>
        </w:rPr>
        <w:t>15 minutes: Participant Feedback and Evaluation</w:t>
      </w:r>
      <w:r w:rsidR="006722F8" w:rsidRPr="00EF6A48">
        <w:rPr>
          <w:rFonts w:cs="Consolas"/>
          <w:szCs w:val="24"/>
        </w:rPr>
        <w:t>.</w:t>
      </w:r>
    </w:p>
    <w:p w14:paraId="1BA992DC" w14:textId="77777777" w:rsidR="006722F8" w:rsidRPr="00EF6A48" w:rsidRDefault="006722F8" w:rsidP="00163738">
      <w:pPr>
        <w:rPr>
          <w:rFonts w:cs="Consolas"/>
        </w:rPr>
      </w:pPr>
    </w:p>
    <w:p w14:paraId="3F63B757" w14:textId="21CC1DB9" w:rsidR="00394ADB" w:rsidRPr="00EF6A48" w:rsidRDefault="00394ADB" w:rsidP="00692415">
      <w:pPr>
        <w:pStyle w:val="Heading1"/>
        <w:rPr>
          <w:rFonts w:cs="Consolas"/>
        </w:rPr>
      </w:pPr>
      <w:r w:rsidRPr="00EF6A48">
        <w:rPr>
          <w:rFonts w:cs="Consolas"/>
        </w:rPr>
        <w:t>Day 1 Info &amp; Labs</w:t>
      </w:r>
    </w:p>
    <w:p w14:paraId="56F74755" w14:textId="77777777" w:rsidR="00B85718" w:rsidRPr="00EF6A48" w:rsidRDefault="00B85718" w:rsidP="00B85718">
      <w:pPr>
        <w:rPr>
          <w:rFonts w:cs="Consolas"/>
        </w:rPr>
      </w:pPr>
    </w:p>
    <w:p w14:paraId="6F7D5E24" w14:textId="0FE8EAC6" w:rsidR="00394ADB" w:rsidRPr="00EF6A48" w:rsidRDefault="00DC2B63" w:rsidP="00790F7A">
      <w:pPr>
        <w:pStyle w:val="Heading2"/>
        <w:rPr>
          <w:rFonts w:cs="Consolas"/>
        </w:rPr>
      </w:pPr>
      <w:r w:rsidRPr="00EF6A48">
        <w:rPr>
          <w:rFonts w:cs="Consolas"/>
        </w:rPr>
        <w:t xml:space="preserve">Flipper Zero Capabilities Overview </w:t>
      </w:r>
      <w:r w:rsidR="00394ADB" w:rsidRPr="00EF6A48">
        <w:rPr>
          <w:rFonts w:cs="Consolas"/>
        </w:rPr>
        <w:t xml:space="preserve">(What </w:t>
      </w:r>
      <w:r w:rsidRPr="00EF6A48">
        <w:rPr>
          <w:rFonts w:cs="Consolas"/>
        </w:rPr>
        <w:t xml:space="preserve">it </w:t>
      </w:r>
      <w:r w:rsidR="00A7752B" w:rsidRPr="00EF6A48">
        <w:rPr>
          <w:rFonts w:cs="Consolas"/>
        </w:rPr>
        <w:t>can’t</w:t>
      </w:r>
      <w:r w:rsidR="00394ADB" w:rsidRPr="00EF6A48">
        <w:rPr>
          <w:rFonts w:cs="Consolas"/>
        </w:rPr>
        <w:t xml:space="preserve"> do?)</w:t>
      </w:r>
    </w:p>
    <w:p w14:paraId="37918D9B" w14:textId="5C5C99B6" w:rsidR="00C13A4F" w:rsidRPr="00EF6A48" w:rsidRDefault="00394ADB" w:rsidP="00C10247">
      <w:pPr>
        <w:pStyle w:val="Heading5"/>
        <w:rPr>
          <w:rFonts w:cs="Consolas"/>
        </w:rPr>
      </w:pPr>
      <w:r w:rsidRPr="00EF6A48">
        <w:rPr>
          <w:rFonts w:eastAsiaTheme="minorHAnsi" w:cs="Consolas"/>
        </w:rPr>
        <w:t>High-Frequency RF Analysis</w:t>
      </w:r>
    </w:p>
    <w:p w14:paraId="65F236D1" w14:textId="77777777" w:rsidR="00394ADB" w:rsidRPr="00EF6A48" w:rsidRDefault="00A7752B" w:rsidP="00C13A4F">
      <w:pPr>
        <w:pStyle w:val="Bullets"/>
        <w:rPr>
          <w:rFonts w:cs="Consolas"/>
          <w:szCs w:val="24"/>
        </w:rPr>
      </w:pPr>
      <w:r w:rsidRPr="00EF6A48">
        <w:rPr>
          <w:rFonts w:cs="Consolas"/>
          <w:szCs w:val="24"/>
        </w:rPr>
        <w:t>It’s</w:t>
      </w:r>
      <w:r w:rsidR="00394ADB" w:rsidRPr="00EF6A48">
        <w:rPr>
          <w:rFonts w:cs="Consolas"/>
          <w:szCs w:val="24"/>
        </w:rPr>
        <w:t xml:space="preserve"> not designed for high-frequency RF signal analysis, like Wi-Fi or Bluetooth hacking, unless you have specific GPIO modules.</w:t>
      </w:r>
    </w:p>
    <w:p w14:paraId="182DE305" w14:textId="6781D3C0" w:rsidR="00C13A4F" w:rsidRPr="00EF6A48" w:rsidRDefault="00394ADB" w:rsidP="00C10247">
      <w:pPr>
        <w:pStyle w:val="Heading5"/>
        <w:rPr>
          <w:rFonts w:cs="Consolas"/>
        </w:rPr>
      </w:pPr>
      <w:r w:rsidRPr="00EF6A48">
        <w:rPr>
          <w:rFonts w:eastAsiaTheme="minorHAnsi" w:cs="Consolas"/>
        </w:rPr>
        <w:t>Limited Processing Power</w:t>
      </w:r>
    </w:p>
    <w:p w14:paraId="336AEA4B" w14:textId="77777777" w:rsidR="00394ADB" w:rsidRPr="00EF6A48" w:rsidRDefault="00394ADB" w:rsidP="00C13A4F">
      <w:pPr>
        <w:pStyle w:val="Bullets"/>
        <w:rPr>
          <w:rFonts w:cs="Consolas"/>
          <w:szCs w:val="24"/>
        </w:rPr>
      </w:pPr>
      <w:r w:rsidRPr="00EF6A48">
        <w:rPr>
          <w:rFonts w:cs="Consolas"/>
          <w:szCs w:val="24"/>
        </w:rPr>
        <w:t>As a handheld device, it doesn</w:t>
      </w:r>
      <w:r w:rsidR="00A7752B" w:rsidRPr="00EF6A48">
        <w:rPr>
          <w:rFonts w:cs="Consolas"/>
          <w:szCs w:val="24"/>
        </w:rPr>
        <w:t>’</w:t>
      </w:r>
      <w:r w:rsidRPr="00EF6A48">
        <w:rPr>
          <w:rFonts w:cs="Consolas"/>
          <w:szCs w:val="24"/>
        </w:rPr>
        <w:t>t have the processing capabilities of a whole computer, limiting its use in computationally intensive tasks.</w:t>
      </w:r>
    </w:p>
    <w:p w14:paraId="27AB10EB" w14:textId="7AA55785" w:rsidR="00C13A4F" w:rsidRPr="00EF6A48" w:rsidRDefault="00394ADB" w:rsidP="00C10247">
      <w:pPr>
        <w:pStyle w:val="Heading5"/>
        <w:rPr>
          <w:rFonts w:cs="Consolas"/>
        </w:rPr>
      </w:pPr>
      <w:r w:rsidRPr="00EF6A48">
        <w:rPr>
          <w:rFonts w:eastAsiaTheme="minorHAnsi" w:cs="Consolas"/>
        </w:rPr>
        <w:t>No Cellular Capabilities</w:t>
      </w:r>
    </w:p>
    <w:p w14:paraId="68B4E0C2" w14:textId="77777777" w:rsidR="00394ADB" w:rsidRPr="00EF6A48" w:rsidRDefault="00394ADB" w:rsidP="00C13A4F">
      <w:pPr>
        <w:pStyle w:val="Bullets"/>
        <w:rPr>
          <w:rFonts w:cs="Consolas"/>
          <w:szCs w:val="24"/>
        </w:rPr>
      </w:pPr>
      <w:r w:rsidRPr="00EF6A48">
        <w:rPr>
          <w:rFonts w:cs="Consolas"/>
          <w:szCs w:val="24"/>
        </w:rPr>
        <w:t xml:space="preserve">Flipper Zero </w:t>
      </w:r>
      <w:r w:rsidR="00A7752B" w:rsidRPr="00EF6A48">
        <w:rPr>
          <w:rFonts w:cs="Consolas"/>
          <w:szCs w:val="24"/>
        </w:rPr>
        <w:t>doesn’t</w:t>
      </w:r>
      <w:r w:rsidRPr="00EF6A48">
        <w:rPr>
          <w:rFonts w:cs="Consolas"/>
          <w:szCs w:val="24"/>
        </w:rPr>
        <w:t xml:space="preserve"> include cellular connectivity and can</w:t>
      </w:r>
      <w:r w:rsidR="00A7752B" w:rsidRPr="00EF6A48">
        <w:rPr>
          <w:rFonts w:cs="Consolas"/>
          <w:szCs w:val="24"/>
        </w:rPr>
        <w:t>’</w:t>
      </w:r>
      <w:r w:rsidRPr="00EF6A48">
        <w:rPr>
          <w:rFonts w:cs="Consolas"/>
          <w:szCs w:val="24"/>
        </w:rPr>
        <w:t>t interact with mobile networks.</w:t>
      </w:r>
    </w:p>
    <w:p w14:paraId="7E1F6710" w14:textId="341B834D" w:rsidR="00C13A4F" w:rsidRPr="00EF6A48" w:rsidRDefault="00394ADB" w:rsidP="00C10247">
      <w:pPr>
        <w:pStyle w:val="Heading5"/>
        <w:rPr>
          <w:rFonts w:eastAsiaTheme="minorHAnsi" w:cs="Consolas"/>
        </w:rPr>
      </w:pPr>
      <w:r w:rsidRPr="00EF6A48">
        <w:rPr>
          <w:rFonts w:eastAsiaTheme="minorHAnsi" w:cs="Consolas"/>
        </w:rPr>
        <w:t>Limited Range</w:t>
      </w:r>
    </w:p>
    <w:p w14:paraId="15C1C2EE" w14:textId="77777777" w:rsidR="00394ADB" w:rsidRPr="00EF6A48" w:rsidRDefault="00394ADB" w:rsidP="00C13A4F">
      <w:pPr>
        <w:pStyle w:val="Bullets"/>
        <w:rPr>
          <w:rFonts w:cs="Consolas"/>
          <w:szCs w:val="24"/>
        </w:rPr>
      </w:pPr>
      <w:r w:rsidRPr="00EF6A48">
        <w:rPr>
          <w:rFonts w:cs="Consolas"/>
          <w:szCs w:val="24"/>
        </w:rPr>
        <w:t>Its range for reading signals, especially for NFC and RFID, is limited compared to more specialized equipment.</w:t>
      </w:r>
    </w:p>
    <w:p w14:paraId="455FF083" w14:textId="1E88EFBA" w:rsidR="00C13A4F" w:rsidRPr="00EF6A48" w:rsidRDefault="00394ADB" w:rsidP="00C10247">
      <w:pPr>
        <w:pStyle w:val="Heading5"/>
        <w:rPr>
          <w:rFonts w:cs="Consolas"/>
        </w:rPr>
      </w:pPr>
      <w:r w:rsidRPr="00EF6A48">
        <w:rPr>
          <w:rFonts w:eastAsiaTheme="minorHAnsi" w:cs="Consolas"/>
        </w:rPr>
        <w:t>Limited Legal Use</w:t>
      </w:r>
    </w:p>
    <w:p w14:paraId="0C9AB972" w14:textId="77777777" w:rsidR="00394ADB" w:rsidRPr="00EF6A48" w:rsidRDefault="00394ADB" w:rsidP="00C13A4F">
      <w:pPr>
        <w:pStyle w:val="Bullets"/>
        <w:rPr>
          <w:rFonts w:cs="Consolas"/>
          <w:szCs w:val="24"/>
        </w:rPr>
      </w:pPr>
      <w:r w:rsidRPr="00EF6A48">
        <w:rPr>
          <w:rFonts w:cs="Consolas"/>
          <w:szCs w:val="24"/>
        </w:rPr>
        <w:t>Some of its functionalities might be restricted or illegal in certain jurisdictions, especially regarding signal replay and emulation.</w:t>
      </w:r>
    </w:p>
    <w:p w14:paraId="26C8F473" w14:textId="06616261" w:rsidR="00C13A4F" w:rsidRPr="00EF6A48" w:rsidRDefault="00394ADB" w:rsidP="00C10247">
      <w:pPr>
        <w:pStyle w:val="Heading5"/>
        <w:rPr>
          <w:rFonts w:cs="Consolas"/>
        </w:rPr>
      </w:pPr>
      <w:r w:rsidRPr="00EF6A48">
        <w:rPr>
          <w:rFonts w:eastAsiaTheme="minorHAnsi" w:cs="Consolas"/>
        </w:rPr>
        <w:t>Not a Network Hacking Tool</w:t>
      </w:r>
    </w:p>
    <w:p w14:paraId="0656B5CD" w14:textId="77777777" w:rsidR="00394ADB" w:rsidRPr="00EF6A48" w:rsidRDefault="00394ADB" w:rsidP="00C13A4F">
      <w:pPr>
        <w:pStyle w:val="Bullets"/>
        <w:rPr>
          <w:rFonts w:cs="Consolas"/>
          <w:szCs w:val="24"/>
        </w:rPr>
      </w:pPr>
      <w:r w:rsidRPr="00EF6A48">
        <w:rPr>
          <w:rFonts w:cs="Consolas"/>
          <w:szCs w:val="24"/>
        </w:rPr>
        <w:t>It</w:t>
      </w:r>
      <w:r w:rsidR="00C13A4F" w:rsidRPr="00EF6A48">
        <w:rPr>
          <w:rFonts w:cs="Consolas"/>
          <w:szCs w:val="24"/>
        </w:rPr>
        <w:t xml:space="preserve"> cannot</w:t>
      </w:r>
      <w:r w:rsidRPr="00EF6A48">
        <w:rPr>
          <w:rFonts w:cs="Consolas"/>
          <w:szCs w:val="24"/>
        </w:rPr>
        <w:t xml:space="preserve"> hack into networks or perform sophisticated network penetration testing.</w:t>
      </w:r>
    </w:p>
    <w:p w14:paraId="47891AAA" w14:textId="6107D25E" w:rsidR="00C13A4F" w:rsidRPr="00EF6A48" w:rsidRDefault="00394ADB" w:rsidP="00C10247">
      <w:pPr>
        <w:pStyle w:val="Heading5"/>
        <w:rPr>
          <w:rFonts w:cs="Consolas"/>
        </w:rPr>
      </w:pPr>
      <w:r w:rsidRPr="00EF6A48">
        <w:rPr>
          <w:rFonts w:eastAsiaTheme="minorHAnsi" w:cs="Consolas"/>
        </w:rPr>
        <w:t>Limited Memory</w:t>
      </w:r>
    </w:p>
    <w:p w14:paraId="71D0D781" w14:textId="77777777" w:rsidR="00394ADB" w:rsidRPr="00EF6A48" w:rsidRDefault="00394ADB" w:rsidP="00C13A4F">
      <w:pPr>
        <w:pStyle w:val="Bullets"/>
        <w:rPr>
          <w:rFonts w:cs="Consolas"/>
          <w:szCs w:val="24"/>
        </w:rPr>
      </w:pPr>
      <w:r w:rsidRPr="00EF6A48">
        <w:rPr>
          <w:rFonts w:cs="Consolas"/>
          <w:szCs w:val="24"/>
        </w:rPr>
        <w:t>Storage and memory constraints limit the data it can hold and process.</w:t>
      </w:r>
    </w:p>
    <w:p w14:paraId="73E85158" w14:textId="61D4405E" w:rsidR="00C13A4F" w:rsidRPr="00EF6A48" w:rsidRDefault="00394ADB" w:rsidP="00C10247">
      <w:pPr>
        <w:pStyle w:val="Heading5"/>
        <w:rPr>
          <w:rFonts w:cs="Consolas"/>
        </w:rPr>
      </w:pPr>
      <w:r w:rsidRPr="00EF6A48">
        <w:rPr>
          <w:rFonts w:eastAsiaTheme="minorHAnsi" w:cs="Consolas"/>
        </w:rPr>
        <w:t>No Built-in Display for Complex Outputs</w:t>
      </w:r>
    </w:p>
    <w:p w14:paraId="328582F3" w14:textId="77777777" w:rsidR="00394ADB" w:rsidRPr="00EF6A48" w:rsidRDefault="00394ADB" w:rsidP="00C13A4F">
      <w:pPr>
        <w:pStyle w:val="Bullets"/>
        <w:rPr>
          <w:rFonts w:cs="Consolas"/>
          <w:szCs w:val="24"/>
        </w:rPr>
      </w:pPr>
      <w:r w:rsidRPr="00EF6A48">
        <w:rPr>
          <w:rFonts w:cs="Consolas"/>
          <w:szCs w:val="24"/>
        </w:rPr>
        <w:t>It has a simple screen for essential interaction but is unsuitable for complex data visualization or output.</w:t>
      </w:r>
    </w:p>
    <w:p w14:paraId="46FD5FFF" w14:textId="5AB9051D" w:rsidR="00C13A4F" w:rsidRPr="00EF6A48" w:rsidRDefault="00394ADB" w:rsidP="00C10247">
      <w:pPr>
        <w:pStyle w:val="Heading5"/>
        <w:rPr>
          <w:rFonts w:eastAsiaTheme="minorHAnsi" w:cs="Consolas"/>
        </w:rPr>
      </w:pPr>
      <w:r w:rsidRPr="00EF6A48">
        <w:rPr>
          <w:rFonts w:eastAsiaTheme="minorHAnsi" w:cs="Consolas"/>
        </w:rPr>
        <w:t>Not a Replacement for Specialized Tools</w:t>
      </w:r>
    </w:p>
    <w:p w14:paraId="01588A90" w14:textId="77777777" w:rsidR="00394ADB" w:rsidRPr="00EF6A48" w:rsidRDefault="00394ADB" w:rsidP="00C13A4F">
      <w:pPr>
        <w:pStyle w:val="Bullets"/>
        <w:rPr>
          <w:rFonts w:cs="Consolas"/>
          <w:szCs w:val="24"/>
        </w:rPr>
      </w:pPr>
      <w:r w:rsidRPr="00EF6A48">
        <w:rPr>
          <w:rFonts w:cs="Consolas"/>
          <w:szCs w:val="24"/>
        </w:rPr>
        <w:t xml:space="preserve">While versatile, it </w:t>
      </w:r>
      <w:r w:rsidR="00A7752B" w:rsidRPr="00EF6A48">
        <w:rPr>
          <w:rFonts w:cs="Consolas"/>
          <w:szCs w:val="24"/>
        </w:rPr>
        <w:t>can’t</w:t>
      </w:r>
      <w:r w:rsidRPr="00EF6A48">
        <w:rPr>
          <w:rFonts w:cs="Consolas"/>
          <w:szCs w:val="24"/>
        </w:rPr>
        <w:t xml:space="preserve"> replace specialized tools like RF analysis, professional-grade hardware debugging, etc.</w:t>
      </w:r>
    </w:p>
    <w:p w14:paraId="3CC87062" w14:textId="0C6EAF0B" w:rsidR="00C13A4F" w:rsidRPr="00EF6A48" w:rsidRDefault="00394ADB" w:rsidP="00C10247">
      <w:pPr>
        <w:pStyle w:val="Heading5"/>
        <w:rPr>
          <w:rFonts w:cs="Consolas"/>
        </w:rPr>
      </w:pPr>
      <w:r w:rsidRPr="00EF6A48">
        <w:rPr>
          <w:rFonts w:eastAsiaTheme="minorHAnsi" w:cs="Consolas"/>
        </w:rPr>
        <w:lastRenderedPageBreak/>
        <w:t>Requires Technical Knowledge</w:t>
      </w:r>
    </w:p>
    <w:p w14:paraId="708C30AC" w14:textId="77777777" w:rsidR="00394ADB" w:rsidRPr="00EF6A48" w:rsidRDefault="00394ADB" w:rsidP="00C13A4F">
      <w:pPr>
        <w:pStyle w:val="Bullets"/>
        <w:rPr>
          <w:rFonts w:cs="Consolas"/>
          <w:szCs w:val="24"/>
        </w:rPr>
      </w:pPr>
      <w:r w:rsidRPr="00EF6A48">
        <w:rPr>
          <w:rFonts w:cs="Consolas"/>
          <w:szCs w:val="24"/>
        </w:rPr>
        <w:t>Users need a certain level of technical understanding to utilize its capabilities, especially when developing custom applications fully.</w:t>
      </w:r>
    </w:p>
    <w:p w14:paraId="64F3F4FE" w14:textId="77777777" w:rsidR="00790F7A" w:rsidRPr="00EF6A48" w:rsidRDefault="00790F7A" w:rsidP="00790F7A">
      <w:pPr>
        <w:rPr>
          <w:rFonts w:cs="Consolas"/>
        </w:rPr>
      </w:pPr>
    </w:p>
    <w:p w14:paraId="662E7A9A" w14:textId="7B66DCD0" w:rsidR="00394ADB" w:rsidRPr="00EF6A48" w:rsidRDefault="00DC2B63" w:rsidP="00790F7A">
      <w:pPr>
        <w:pStyle w:val="Heading2"/>
        <w:rPr>
          <w:rFonts w:cs="Consolas"/>
        </w:rPr>
      </w:pPr>
      <w:r w:rsidRPr="00EF6A48">
        <w:rPr>
          <w:rFonts w:cs="Consolas"/>
        </w:rPr>
        <w:t>Flipper Zero Capabilities</w:t>
      </w:r>
      <w:r w:rsidR="00394ADB" w:rsidRPr="00EF6A48">
        <w:rPr>
          <w:rFonts w:cs="Consolas"/>
        </w:rPr>
        <w:t xml:space="preserve"> Overview (What </w:t>
      </w:r>
      <w:r w:rsidRPr="00EF6A48">
        <w:rPr>
          <w:rFonts w:cs="Consolas"/>
        </w:rPr>
        <w:t xml:space="preserve">it </w:t>
      </w:r>
      <w:r w:rsidR="00394ADB" w:rsidRPr="00EF6A48">
        <w:rPr>
          <w:rFonts w:cs="Consolas"/>
        </w:rPr>
        <w:t xml:space="preserve">can </w:t>
      </w:r>
      <w:r w:rsidRPr="00EF6A48">
        <w:rPr>
          <w:rFonts w:cs="Consolas"/>
        </w:rPr>
        <w:t>do</w:t>
      </w:r>
      <w:r w:rsidR="00394ADB" w:rsidRPr="00EF6A48">
        <w:rPr>
          <w:rFonts w:cs="Consolas"/>
        </w:rPr>
        <w:t>?)</w:t>
      </w:r>
    </w:p>
    <w:p w14:paraId="2022445B" w14:textId="1B01D701" w:rsidR="00C13A4F" w:rsidRPr="00EF6A48" w:rsidRDefault="00394ADB" w:rsidP="00C10247">
      <w:pPr>
        <w:pStyle w:val="Heading5"/>
        <w:rPr>
          <w:rFonts w:cs="Consolas"/>
        </w:rPr>
      </w:pPr>
      <w:r w:rsidRPr="00EF6A48">
        <w:rPr>
          <w:rFonts w:eastAsiaTheme="minorHAnsi" w:cs="Consolas"/>
        </w:rPr>
        <w:t>Multi-Tool Functionality</w:t>
      </w:r>
    </w:p>
    <w:p w14:paraId="5DA52BCD" w14:textId="77777777" w:rsidR="00394ADB" w:rsidRPr="00EF6A48" w:rsidRDefault="00394ADB" w:rsidP="00692415">
      <w:pPr>
        <w:pStyle w:val="Bullets"/>
        <w:rPr>
          <w:rFonts w:cs="Consolas"/>
          <w:szCs w:val="24"/>
        </w:rPr>
      </w:pPr>
      <w:r w:rsidRPr="00EF6A48">
        <w:rPr>
          <w:rFonts w:cs="Consolas"/>
          <w:szCs w:val="24"/>
        </w:rPr>
        <w:t>Flipper Zero is a versatile device capable of interacting with various digital protocols and interfaces like RFID, NFC, infrared, Bluetooth, and more.</w:t>
      </w:r>
    </w:p>
    <w:p w14:paraId="248E4206" w14:textId="0D3DE834" w:rsidR="00C13A4F" w:rsidRPr="00EF6A48" w:rsidRDefault="00394ADB" w:rsidP="00C10247">
      <w:pPr>
        <w:pStyle w:val="Heading5"/>
        <w:rPr>
          <w:rFonts w:cs="Consolas"/>
        </w:rPr>
      </w:pPr>
      <w:r w:rsidRPr="00EF6A48">
        <w:rPr>
          <w:rFonts w:eastAsiaTheme="minorHAnsi" w:cs="Consolas"/>
        </w:rPr>
        <w:t>RFID &amp; NFC</w:t>
      </w:r>
    </w:p>
    <w:p w14:paraId="00879EE6" w14:textId="77777777" w:rsidR="00394ADB" w:rsidRPr="00EF6A48" w:rsidRDefault="00394ADB" w:rsidP="00C13A4F">
      <w:pPr>
        <w:pStyle w:val="Bullets"/>
        <w:rPr>
          <w:rFonts w:cs="Consolas"/>
          <w:szCs w:val="24"/>
        </w:rPr>
      </w:pPr>
      <w:r w:rsidRPr="00EF6A48">
        <w:rPr>
          <w:rFonts w:cs="Consolas"/>
          <w:szCs w:val="24"/>
        </w:rPr>
        <w:t>It can read and emulate different RFID tags and NFC devices, making it useful for various applications, including security research and IoT interactions.</w:t>
      </w:r>
    </w:p>
    <w:p w14:paraId="6DE7924D" w14:textId="4A5A9F81" w:rsidR="00C13A4F" w:rsidRPr="00EF6A48" w:rsidRDefault="00394ADB" w:rsidP="00C10247">
      <w:pPr>
        <w:pStyle w:val="Heading5"/>
        <w:rPr>
          <w:rFonts w:cs="Consolas"/>
        </w:rPr>
      </w:pPr>
      <w:r w:rsidRPr="00EF6A48">
        <w:rPr>
          <w:rFonts w:eastAsiaTheme="minorHAnsi" w:cs="Consolas"/>
        </w:rPr>
        <w:t>Infrared Communication</w:t>
      </w:r>
    </w:p>
    <w:p w14:paraId="67E48F61" w14:textId="77777777" w:rsidR="00394ADB" w:rsidRPr="00EF6A48" w:rsidRDefault="00394ADB" w:rsidP="00C13A4F">
      <w:pPr>
        <w:pStyle w:val="Bullets"/>
        <w:rPr>
          <w:rFonts w:cs="Consolas"/>
          <w:szCs w:val="24"/>
        </w:rPr>
      </w:pPr>
      <w:r w:rsidRPr="00EF6A48">
        <w:rPr>
          <w:rFonts w:cs="Consolas"/>
          <w:szCs w:val="24"/>
        </w:rPr>
        <w:t>Flipper Zero can control devices like TVs or air conditioners, duplicating and transmitting IR signals with its infrared module.</w:t>
      </w:r>
    </w:p>
    <w:p w14:paraId="465D67C3" w14:textId="11A5FEF8" w:rsidR="00C13A4F" w:rsidRPr="00EF6A48" w:rsidRDefault="00394ADB" w:rsidP="00C10247">
      <w:pPr>
        <w:pStyle w:val="Heading5"/>
        <w:rPr>
          <w:rFonts w:eastAsiaTheme="minorHAnsi" w:cs="Consolas"/>
        </w:rPr>
      </w:pPr>
      <w:r w:rsidRPr="00EF6A48">
        <w:rPr>
          <w:rFonts w:eastAsiaTheme="minorHAnsi" w:cs="Consolas"/>
        </w:rPr>
        <w:t>Radio Frequency Analysis</w:t>
      </w:r>
    </w:p>
    <w:p w14:paraId="0862706C" w14:textId="77777777" w:rsidR="00394ADB" w:rsidRPr="00EF6A48" w:rsidRDefault="00A7752B" w:rsidP="00C13A4F">
      <w:pPr>
        <w:pStyle w:val="Bullets"/>
        <w:rPr>
          <w:rFonts w:cs="Consolas"/>
          <w:szCs w:val="24"/>
        </w:rPr>
      </w:pPr>
      <w:r w:rsidRPr="00EF6A48">
        <w:rPr>
          <w:rFonts w:cs="Consolas"/>
          <w:szCs w:val="24"/>
        </w:rPr>
        <w:t>It’s</w:t>
      </w:r>
      <w:r w:rsidR="00394ADB" w:rsidRPr="00EF6A48">
        <w:rPr>
          <w:rFonts w:cs="Consolas"/>
          <w:szCs w:val="24"/>
        </w:rPr>
        <w:t xml:space="preserve"> equipped to analyze and replay radio frequency signals within specific ranges, making it a tool for studying wireless devices and systems.</w:t>
      </w:r>
    </w:p>
    <w:p w14:paraId="437F84C6" w14:textId="4C8C6DD9" w:rsidR="00C13A4F" w:rsidRPr="00EF6A48" w:rsidRDefault="00394ADB" w:rsidP="00C10247">
      <w:pPr>
        <w:pStyle w:val="Heading5"/>
        <w:rPr>
          <w:rFonts w:cs="Consolas"/>
        </w:rPr>
      </w:pPr>
      <w:r w:rsidRPr="00EF6A48">
        <w:rPr>
          <w:rFonts w:eastAsiaTheme="minorHAnsi" w:cs="Consolas"/>
        </w:rPr>
        <w:t>Digital Protocol Interaction</w:t>
      </w:r>
    </w:p>
    <w:p w14:paraId="0E1579D9" w14:textId="77777777" w:rsidR="00394ADB" w:rsidRPr="00EF6A48" w:rsidRDefault="00394ADB" w:rsidP="00C13A4F">
      <w:pPr>
        <w:pStyle w:val="Bullets"/>
        <w:rPr>
          <w:rFonts w:cs="Consolas"/>
          <w:szCs w:val="24"/>
        </w:rPr>
      </w:pPr>
      <w:r w:rsidRPr="00EF6A48">
        <w:rPr>
          <w:rFonts w:cs="Consolas"/>
          <w:szCs w:val="24"/>
        </w:rPr>
        <w:t>Flipper Zero can interact with several digital communication protocols, such as UART, I2C, SPI, 1-Wire, etc., aiding in hardware hacking and debugging.</w:t>
      </w:r>
    </w:p>
    <w:p w14:paraId="68F02C1B" w14:textId="52C2F6F6" w:rsidR="00C13A4F" w:rsidRPr="00EF6A48" w:rsidRDefault="00394ADB" w:rsidP="00C10247">
      <w:pPr>
        <w:pStyle w:val="Heading5"/>
        <w:rPr>
          <w:rFonts w:cs="Consolas"/>
        </w:rPr>
      </w:pPr>
      <w:r w:rsidRPr="00EF6A48">
        <w:rPr>
          <w:rFonts w:eastAsiaTheme="minorHAnsi" w:cs="Consolas"/>
        </w:rPr>
        <w:t>Custom Applications</w:t>
      </w:r>
    </w:p>
    <w:p w14:paraId="60D90370" w14:textId="77777777" w:rsidR="00394ADB" w:rsidRPr="00EF6A48" w:rsidRDefault="00394ADB" w:rsidP="00C13A4F">
      <w:pPr>
        <w:pStyle w:val="Bullets"/>
        <w:rPr>
          <w:rFonts w:cs="Consolas"/>
          <w:szCs w:val="24"/>
        </w:rPr>
      </w:pPr>
      <w:r w:rsidRPr="00EF6A48">
        <w:rPr>
          <w:rFonts w:cs="Consolas"/>
          <w:szCs w:val="24"/>
        </w:rPr>
        <w:t>Its open-source nature allows users to develop and run custom applications, expanding its functionality beyond its built-in features.</w:t>
      </w:r>
    </w:p>
    <w:p w14:paraId="0065D4A8" w14:textId="5546BE29" w:rsidR="00C13A4F" w:rsidRPr="00EF6A48" w:rsidRDefault="00394ADB" w:rsidP="00C10247">
      <w:pPr>
        <w:pStyle w:val="Heading5"/>
        <w:rPr>
          <w:rFonts w:cs="Consolas"/>
        </w:rPr>
      </w:pPr>
      <w:r w:rsidRPr="00EF6A48">
        <w:rPr>
          <w:rFonts w:eastAsiaTheme="minorHAnsi" w:cs="Consolas"/>
        </w:rPr>
        <w:t>GPIO Pins for DIY Projects</w:t>
      </w:r>
    </w:p>
    <w:p w14:paraId="5D9BD2E6" w14:textId="77777777" w:rsidR="00394ADB" w:rsidRPr="00EF6A48" w:rsidRDefault="00394ADB" w:rsidP="00C13A4F">
      <w:pPr>
        <w:pStyle w:val="Bullets"/>
        <w:rPr>
          <w:rFonts w:cs="Consolas"/>
          <w:szCs w:val="24"/>
        </w:rPr>
      </w:pPr>
      <w:r w:rsidRPr="00EF6A48">
        <w:rPr>
          <w:rFonts w:cs="Consolas"/>
          <w:szCs w:val="24"/>
        </w:rPr>
        <w:t>The device includes GPIO pins for custom hardware integrations, making it a platform for DIY electronics enthusiasts.</w:t>
      </w:r>
    </w:p>
    <w:p w14:paraId="3DF69F4B" w14:textId="15FA1C90" w:rsidR="00C13A4F" w:rsidRPr="00EF6A48" w:rsidRDefault="00394ADB" w:rsidP="00C10247">
      <w:pPr>
        <w:pStyle w:val="Heading5"/>
        <w:rPr>
          <w:rFonts w:cs="Consolas"/>
        </w:rPr>
      </w:pPr>
      <w:r w:rsidRPr="00EF6A48">
        <w:rPr>
          <w:rFonts w:eastAsiaTheme="minorHAnsi" w:cs="Consolas"/>
        </w:rPr>
        <w:t>Data Collection and Analysis</w:t>
      </w:r>
    </w:p>
    <w:p w14:paraId="3949CB06" w14:textId="77777777" w:rsidR="00394ADB" w:rsidRPr="00EF6A48" w:rsidRDefault="00394ADB" w:rsidP="00C13A4F">
      <w:pPr>
        <w:pStyle w:val="Bullets"/>
        <w:rPr>
          <w:rFonts w:cs="Consolas"/>
          <w:szCs w:val="24"/>
        </w:rPr>
      </w:pPr>
      <w:r w:rsidRPr="00EF6A48">
        <w:rPr>
          <w:rFonts w:cs="Consolas"/>
          <w:szCs w:val="24"/>
        </w:rPr>
        <w:t>Can be used to gather data from various sensors or systems for analysis and research purposes.</w:t>
      </w:r>
    </w:p>
    <w:p w14:paraId="5EFE89A8" w14:textId="372688D8" w:rsidR="00C13A4F" w:rsidRPr="00EF6A48" w:rsidRDefault="00394ADB" w:rsidP="00C10247">
      <w:pPr>
        <w:pStyle w:val="Heading5"/>
        <w:rPr>
          <w:rFonts w:cs="Consolas"/>
        </w:rPr>
      </w:pPr>
      <w:r w:rsidRPr="00EF6A48">
        <w:rPr>
          <w:rFonts w:eastAsiaTheme="minorHAnsi" w:cs="Consolas"/>
        </w:rPr>
        <w:t>Portable and Battery-Powered</w:t>
      </w:r>
    </w:p>
    <w:p w14:paraId="65F3E21F" w14:textId="77777777" w:rsidR="00394ADB" w:rsidRPr="00EF6A48" w:rsidRDefault="00394ADB" w:rsidP="00C13A4F">
      <w:pPr>
        <w:pStyle w:val="Bullets"/>
        <w:rPr>
          <w:rFonts w:cs="Consolas"/>
          <w:szCs w:val="24"/>
        </w:rPr>
      </w:pPr>
      <w:r w:rsidRPr="00EF6A48">
        <w:rPr>
          <w:rFonts w:cs="Consolas"/>
          <w:szCs w:val="24"/>
        </w:rPr>
        <w:t>Its compact, handheld design with an internal battery makes it highly portable for fieldwork.</w:t>
      </w:r>
    </w:p>
    <w:p w14:paraId="5836B546" w14:textId="30A1F91C" w:rsidR="00C13A4F" w:rsidRPr="00EF6A48" w:rsidRDefault="00394ADB" w:rsidP="00C10247">
      <w:pPr>
        <w:pStyle w:val="Heading5"/>
        <w:rPr>
          <w:rFonts w:cs="Consolas"/>
        </w:rPr>
      </w:pPr>
      <w:r w:rsidRPr="00EF6A48">
        <w:rPr>
          <w:rFonts w:eastAsiaTheme="minorHAnsi" w:cs="Consolas"/>
        </w:rPr>
        <w:t>Community Support</w:t>
      </w:r>
    </w:p>
    <w:p w14:paraId="45D51B7E" w14:textId="77777777" w:rsidR="00394ADB" w:rsidRPr="00EF6A48" w:rsidRDefault="00394ADB" w:rsidP="00394ADB">
      <w:pPr>
        <w:pStyle w:val="Bullets"/>
        <w:rPr>
          <w:rFonts w:cs="Consolas"/>
          <w:szCs w:val="24"/>
        </w:rPr>
      </w:pPr>
      <w:r w:rsidRPr="00EF6A48">
        <w:rPr>
          <w:rFonts w:cs="Consolas"/>
          <w:szCs w:val="24"/>
        </w:rPr>
        <w:t>A robust community of developers and enthusiasts contributes to continuous improvement and extensive documentation.</w:t>
      </w:r>
    </w:p>
    <w:p w14:paraId="1B8C7B2E" w14:textId="77777777" w:rsidR="00394ADB" w:rsidRPr="00EF6A48" w:rsidRDefault="00394ADB" w:rsidP="00776ED1">
      <w:pPr>
        <w:rPr>
          <w:rFonts w:cs="Consolas"/>
        </w:rPr>
      </w:pPr>
    </w:p>
    <w:p w14:paraId="4BC92C4C" w14:textId="73D7D03A" w:rsidR="006722F8" w:rsidRPr="00EF6A48" w:rsidRDefault="006722F8" w:rsidP="006722F8">
      <w:pPr>
        <w:rPr>
          <w:rFonts w:cs="Consolas"/>
          <w:b/>
          <w:bCs/>
        </w:rPr>
      </w:pPr>
      <w:r w:rsidRPr="00EF6A48">
        <w:rPr>
          <w:rFonts w:cs="Consolas"/>
          <w:b/>
          <w:bCs/>
        </w:rPr>
        <w:t>Lab actions are color-coded to the following colors. If you see the color below, run the command on either the Flipper Zero or your computer.</w:t>
      </w:r>
    </w:p>
    <w:p w14:paraId="7FB54788" w14:textId="0F5B6841" w:rsidR="006722F8" w:rsidRPr="00BF5BB9" w:rsidRDefault="00A90E83" w:rsidP="00194A1A">
      <w:pPr>
        <w:rPr>
          <w:rFonts w:cs="Consolas"/>
          <w:bCs/>
          <w:color w:val="ED7D31" w:themeColor="accent2"/>
        </w:rPr>
      </w:pPr>
      <w:r w:rsidRPr="00BF5BB9">
        <w:rPr>
          <w:rFonts w:cs="Consolas"/>
          <w:bCs/>
          <w:color w:val="ED7D31" w:themeColor="accent2"/>
        </w:rPr>
        <w:t>Commands</w:t>
      </w:r>
      <w:r w:rsidR="008930FF" w:rsidRPr="00BF5BB9">
        <w:rPr>
          <w:rFonts w:cs="Consolas"/>
          <w:bCs/>
          <w:color w:val="ED7D31" w:themeColor="accent2"/>
        </w:rPr>
        <w:t xml:space="preserve"> performed</w:t>
      </w:r>
      <w:r w:rsidRPr="00BF5BB9">
        <w:rPr>
          <w:rFonts w:cs="Consolas"/>
          <w:bCs/>
          <w:color w:val="ED7D31" w:themeColor="accent2"/>
        </w:rPr>
        <w:t xml:space="preserve"> o</w:t>
      </w:r>
      <w:r w:rsidR="006722F8" w:rsidRPr="00BF5BB9">
        <w:rPr>
          <w:rFonts w:cs="Consolas"/>
          <w:bCs/>
          <w:color w:val="ED7D31" w:themeColor="accent2"/>
        </w:rPr>
        <w:t xml:space="preserve">n the Flipper </w:t>
      </w:r>
      <w:r w:rsidRPr="00BF5BB9">
        <w:rPr>
          <w:rFonts w:cs="Consolas"/>
          <w:bCs/>
          <w:color w:val="ED7D31" w:themeColor="accent2"/>
        </w:rPr>
        <w:t>will be</w:t>
      </w:r>
      <w:r w:rsidR="006722F8" w:rsidRPr="00BF5BB9">
        <w:rPr>
          <w:rFonts w:cs="Consolas"/>
          <w:bCs/>
          <w:color w:val="ED7D31" w:themeColor="accent2"/>
        </w:rPr>
        <w:t xml:space="preserve"> Orange</w:t>
      </w:r>
      <w:r w:rsidR="00EF6503" w:rsidRPr="00BF5BB9">
        <w:rPr>
          <w:rFonts w:cs="Consolas"/>
          <w:bCs/>
          <w:color w:val="ED7D31" w:themeColor="accent2"/>
        </w:rPr>
        <w:t>.</w:t>
      </w:r>
    </w:p>
    <w:p w14:paraId="68862A22" w14:textId="5F26E413" w:rsidR="006722F8" w:rsidRPr="00EF6A48" w:rsidRDefault="00A90E83" w:rsidP="00194A1A">
      <w:pPr>
        <w:rPr>
          <w:rFonts w:cs="Consolas"/>
          <w:b/>
          <w:bCs/>
          <w:color w:val="7030A0"/>
        </w:rPr>
      </w:pPr>
      <w:r w:rsidRPr="00EF6A48">
        <w:rPr>
          <w:rFonts w:cs="Consolas"/>
          <w:b/>
          <w:bCs/>
          <w:color w:val="7030A0"/>
        </w:rPr>
        <w:t>Commands</w:t>
      </w:r>
      <w:r w:rsidR="008930FF" w:rsidRPr="00EF6A48">
        <w:rPr>
          <w:rFonts w:cs="Consolas"/>
          <w:b/>
          <w:bCs/>
          <w:color w:val="7030A0"/>
        </w:rPr>
        <w:t xml:space="preserve"> performed</w:t>
      </w:r>
      <w:r w:rsidRPr="00EF6A48">
        <w:rPr>
          <w:rFonts w:cs="Consolas"/>
          <w:b/>
          <w:bCs/>
          <w:color w:val="7030A0"/>
        </w:rPr>
        <w:t xml:space="preserve"> on</w:t>
      </w:r>
      <w:r w:rsidR="006722F8" w:rsidRPr="00EF6A48">
        <w:rPr>
          <w:rFonts w:cs="Consolas"/>
          <w:b/>
          <w:bCs/>
          <w:color w:val="7030A0"/>
        </w:rPr>
        <w:t xml:space="preserve"> the Computer </w:t>
      </w:r>
      <w:r w:rsidRPr="00EF6A48">
        <w:rPr>
          <w:rFonts w:cs="Consolas"/>
          <w:b/>
          <w:bCs/>
          <w:color w:val="7030A0"/>
        </w:rPr>
        <w:t xml:space="preserve">will be </w:t>
      </w:r>
      <w:r w:rsidR="006722F8" w:rsidRPr="00EF6A48">
        <w:rPr>
          <w:rFonts w:cs="Consolas"/>
          <w:b/>
          <w:bCs/>
          <w:color w:val="7030A0"/>
        </w:rPr>
        <w:t>Violet</w:t>
      </w:r>
      <w:r w:rsidR="00EF6503" w:rsidRPr="00EF6A48">
        <w:rPr>
          <w:rFonts w:cs="Consolas"/>
          <w:b/>
          <w:bCs/>
          <w:color w:val="7030A0"/>
        </w:rPr>
        <w:t>.</w:t>
      </w:r>
    </w:p>
    <w:p w14:paraId="6AE77039" w14:textId="62B05079" w:rsidR="006722F8" w:rsidRPr="00EF6A48" w:rsidRDefault="006722F8">
      <w:pPr>
        <w:rPr>
          <w:rFonts w:cs="Consolas"/>
        </w:rPr>
      </w:pPr>
    </w:p>
    <w:p w14:paraId="775E5558" w14:textId="6D6DE0B5" w:rsidR="00394ADB" w:rsidRPr="00EF6A48" w:rsidRDefault="003708BC" w:rsidP="00A46EE2">
      <w:pPr>
        <w:pStyle w:val="Heading2"/>
        <w:rPr>
          <w:rFonts w:cs="Consolas"/>
        </w:rPr>
      </w:pPr>
      <w:r w:rsidRPr="00EF6A48">
        <w:rPr>
          <w:rFonts w:cs="Consolas"/>
        </w:rPr>
        <w:t>Lab</w:t>
      </w:r>
      <w:r w:rsidR="00EF6503" w:rsidRPr="00EF6A48">
        <w:rPr>
          <w:rFonts w:cs="Consolas"/>
        </w:rPr>
        <w:t>:</w:t>
      </w:r>
      <w:r w:rsidR="00790F7A" w:rsidRPr="00EF6A48">
        <w:rPr>
          <w:rFonts w:cs="Consolas"/>
        </w:rPr>
        <w:t xml:space="preserve"> </w:t>
      </w:r>
      <w:r w:rsidR="00394ADB" w:rsidRPr="00EF6A48">
        <w:rPr>
          <w:rFonts w:cs="Consolas"/>
        </w:rPr>
        <w:t>Physical Setup</w:t>
      </w:r>
    </w:p>
    <w:p w14:paraId="1E815081" w14:textId="555A2F46" w:rsidR="00790F7A" w:rsidRPr="00EF6A48" w:rsidRDefault="00790F7A" w:rsidP="00790F7A">
      <w:pPr>
        <w:pStyle w:val="Bullets"/>
        <w:numPr>
          <w:ilvl w:val="0"/>
          <w:numId w:val="0"/>
        </w:numPr>
        <w:rPr>
          <w:rFonts w:cs="Consolas"/>
          <w:szCs w:val="24"/>
        </w:rPr>
      </w:pPr>
      <w:r w:rsidRPr="00EF6A48">
        <w:rPr>
          <w:rFonts w:cs="Consolas"/>
          <w:b/>
          <w:bCs/>
          <w:szCs w:val="24"/>
        </w:rPr>
        <w:t xml:space="preserve">Objective: </w:t>
      </w:r>
      <w:r w:rsidRPr="00EF6A48">
        <w:rPr>
          <w:rFonts w:cs="Consolas"/>
          <w:szCs w:val="24"/>
        </w:rPr>
        <w:t xml:space="preserve">To physically set up the </w:t>
      </w:r>
      <w:r w:rsidR="00D90926" w:rsidRPr="00EF6A48">
        <w:rPr>
          <w:rFonts w:cs="Consolas"/>
          <w:szCs w:val="24"/>
        </w:rPr>
        <w:t>Flipper Zero</w:t>
      </w:r>
      <w:r w:rsidRPr="00EF6A48">
        <w:rPr>
          <w:rFonts w:cs="Consolas"/>
          <w:szCs w:val="24"/>
        </w:rPr>
        <w:t xml:space="preserve"> and power it on.</w:t>
      </w:r>
    </w:p>
    <w:p w14:paraId="3363CC0B" w14:textId="77777777" w:rsidR="00163738" w:rsidRPr="00EF6A48" w:rsidRDefault="00163738" w:rsidP="00A46EE2">
      <w:pPr>
        <w:pStyle w:val="Heading3"/>
        <w:rPr>
          <w:rFonts w:cs="Consolas"/>
        </w:rPr>
      </w:pPr>
      <w:r w:rsidRPr="00EF6A48">
        <w:rPr>
          <w:rFonts w:cs="Consolas"/>
        </w:rPr>
        <w:t>Procedure</w:t>
      </w:r>
    </w:p>
    <w:p w14:paraId="4D94DE63" w14:textId="470A47C0" w:rsidR="00D33362" w:rsidRPr="00EF6A48" w:rsidRDefault="00D33362" w:rsidP="00D33362">
      <w:pPr>
        <w:pStyle w:val="Heading5"/>
        <w:rPr>
          <w:rFonts w:cs="Consolas"/>
        </w:rPr>
      </w:pPr>
      <w:r w:rsidRPr="00EF6A48">
        <w:rPr>
          <w:rFonts w:cs="Consolas"/>
        </w:rPr>
        <w:lastRenderedPageBreak/>
        <w:t>Step 1: Wi-Fi Module</w:t>
      </w:r>
    </w:p>
    <w:p w14:paraId="20350EF9" w14:textId="198549DF" w:rsidR="000A4DFC" w:rsidRPr="00EF6A48" w:rsidRDefault="000A4DFC" w:rsidP="00D90926">
      <w:pPr>
        <w:pStyle w:val="Bullets"/>
        <w:numPr>
          <w:ilvl w:val="0"/>
          <w:numId w:val="146"/>
        </w:numPr>
        <w:rPr>
          <w:rFonts w:cs="Consolas"/>
        </w:rPr>
      </w:pPr>
      <w:r w:rsidRPr="00EF6A48">
        <w:rPr>
          <w:rFonts w:cs="Consolas"/>
          <w:b/>
          <w:bCs/>
        </w:rPr>
        <w:t>Do not open yet!</w:t>
      </w:r>
      <w:r w:rsidRPr="00EF6A48">
        <w:rPr>
          <w:rFonts w:cs="Consolas"/>
        </w:rPr>
        <w:t xml:space="preserve"> We will flash and use it in a later Lab.</w:t>
      </w:r>
    </w:p>
    <w:p w14:paraId="63246C95" w14:textId="3CD9640C" w:rsidR="00D33362" w:rsidRPr="00EF6A48" w:rsidRDefault="00D33362" w:rsidP="00D33362">
      <w:pPr>
        <w:pStyle w:val="Heading5"/>
        <w:rPr>
          <w:rFonts w:cs="Consolas"/>
        </w:rPr>
      </w:pPr>
      <w:r w:rsidRPr="00EF6A48">
        <w:rPr>
          <w:rFonts w:cs="Consolas"/>
        </w:rPr>
        <w:t xml:space="preserve">Step </w:t>
      </w:r>
      <w:r w:rsidR="003856E3" w:rsidRPr="00EF6A48">
        <w:rPr>
          <w:rFonts w:cs="Consolas"/>
        </w:rPr>
        <w:t>2</w:t>
      </w:r>
      <w:r w:rsidRPr="00EF6A48">
        <w:rPr>
          <w:rFonts w:cs="Consolas"/>
        </w:rPr>
        <w:t>: Apply Screen Protectors</w:t>
      </w:r>
    </w:p>
    <w:p w14:paraId="2E8C35CF" w14:textId="296F9D45" w:rsidR="00394ADB" w:rsidRPr="00EF6A48" w:rsidRDefault="00394ADB" w:rsidP="00D90926">
      <w:pPr>
        <w:pStyle w:val="Bullets"/>
        <w:numPr>
          <w:ilvl w:val="0"/>
          <w:numId w:val="147"/>
        </w:numPr>
        <w:rPr>
          <w:rFonts w:cs="Consolas"/>
        </w:rPr>
      </w:pPr>
      <w:r w:rsidRPr="00EF6A48">
        <w:rPr>
          <w:rFonts w:cs="Consolas"/>
        </w:rPr>
        <w:t>Follow the instructions included with your</w:t>
      </w:r>
      <w:r w:rsidR="000213B6" w:rsidRPr="00EF6A48">
        <w:rPr>
          <w:rFonts w:cs="Consolas"/>
        </w:rPr>
        <w:t xml:space="preserve"> screen protectors</w:t>
      </w:r>
      <w:r w:rsidRPr="00EF6A48">
        <w:rPr>
          <w:rFonts w:cs="Consolas"/>
        </w:rPr>
        <w:t>.</w:t>
      </w:r>
    </w:p>
    <w:p w14:paraId="07666A32" w14:textId="7F1256BD" w:rsidR="00D33362" w:rsidRPr="00EF6A48" w:rsidRDefault="00D33362" w:rsidP="00D33362">
      <w:pPr>
        <w:pStyle w:val="Heading5"/>
        <w:rPr>
          <w:rFonts w:cs="Consolas"/>
        </w:rPr>
      </w:pPr>
      <w:r w:rsidRPr="00EF6A48">
        <w:rPr>
          <w:rFonts w:cs="Consolas"/>
        </w:rPr>
        <w:t xml:space="preserve">Step </w:t>
      </w:r>
      <w:r w:rsidR="003856E3" w:rsidRPr="00EF6A48">
        <w:rPr>
          <w:rFonts w:cs="Consolas"/>
        </w:rPr>
        <w:t>3</w:t>
      </w:r>
      <w:r w:rsidRPr="00EF6A48">
        <w:rPr>
          <w:rFonts w:cs="Consolas"/>
        </w:rPr>
        <w:t>: Silicone Case</w:t>
      </w:r>
    </w:p>
    <w:p w14:paraId="53F90763" w14:textId="11A92166" w:rsidR="00394ADB" w:rsidRPr="00EF6A48" w:rsidRDefault="00394ADB" w:rsidP="00D90926">
      <w:pPr>
        <w:pStyle w:val="Bullets"/>
        <w:numPr>
          <w:ilvl w:val="0"/>
          <w:numId w:val="148"/>
        </w:numPr>
        <w:rPr>
          <w:rFonts w:cs="Consolas"/>
        </w:rPr>
      </w:pPr>
      <w:r w:rsidRPr="00EF6A48">
        <w:rPr>
          <w:rFonts w:cs="Consolas"/>
        </w:rPr>
        <w:t>Place the Flipper Zero into the silicone case.</w:t>
      </w:r>
    </w:p>
    <w:p w14:paraId="7F04C060" w14:textId="114F21EB" w:rsidR="00D33362" w:rsidRPr="00EF6A48" w:rsidRDefault="00D33362" w:rsidP="00D33362">
      <w:pPr>
        <w:pStyle w:val="Heading5"/>
        <w:rPr>
          <w:rFonts w:cs="Consolas"/>
        </w:rPr>
      </w:pPr>
      <w:r w:rsidRPr="00EF6A48">
        <w:rPr>
          <w:rFonts w:cs="Consolas"/>
        </w:rPr>
        <w:t xml:space="preserve">Step </w:t>
      </w:r>
      <w:r w:rsidR="003856E3" w:rsidRPr="00EF6A48">
        <w:rPr>
          <w:rFonts w:cs="Consolas"/>
        </w:rPr>
        <w:t>4</w:t>
      </w:r>
      <w:r w:rsidRPr="00EF6A48">
        <w:rPr>
          <w:rFonts w:cs="Consolas"/>
        </w:rPr>
        <w:t>: SD Card Insert</w:t>
      </w:r>
    </w:p>
    <w:p w14:paraId="120E00B3" w14:textId="6185B7EB" w:rsidR="003A01D7" w:rsidRPr="00EF6A48" w:rsidRDefault="003A01D7" w:rsidP="00D90926">
      <w:pPr>
        <w:pStyle w:val="Bullets"/>
        <w:numPr>
          <w:ilvl w:val="0"/>
          <w:numId w:val="149"/>
        </w:numPr>
        <w:rPr>
          <w:rFonts w:cs="Consolas"/>
        </w:rPr>
      </w:pPr>
      <w:r w:rsidRPr="00EF6A48">
        <w:rPr>
          <w:rFonts w:cs="Consolas"/>
        </w:rPr>
        <w:t>Insert the SD card into the slot with the pins facing up</w:t>
      </w:r>
      <w:r w:rsidR="00DD3C03" w:rsidRPr="00EF6A48">
        <w:rPr>
          <w:rFonts w:cs="Consolas"/>
        </w:rPr>
        <w:t>.</w:t>
      </w:r>
    </w:p>
    <w:p w14:paraId="74551643" w14:textId="3BA0EC8E" w:rsidR="00D33362" w:rsidRPr="00EF6A48" w:rsidRDefault="00D33362" w:rsidP="00D33362">
      <w:pPr>
        <w:pStyle w:val="Heading5"/>
        <w:rPr>
          <w:rFonts w:cs="Consolas"/>
        </w:rPr>
      </w:pPr>
      <w:r w:rsidRPr="00EF6A48">
        <w:rPr>
          <w:rFonts w:cs="Consolas"/>
        </w:rPr>
        <w:t xml:space="preserve">Step </w:t>
      </w:r>
      <w:r w:rsidR="003856E3" w:rsidRPr="00EF6A48">
        <w:rPr>
          <w:rFonts w:cs="Consolas"/>
        </w:rPr>
        <w:t>5</w:t>
      </w:r>
      <w:r w:rsidRPr="00EF6A48">
        <w:rPr>
          <w:rFonts w:cs="Consolas"/>
        </w:rPr>
        <w:t>: Powering On</w:t>
      </w:r>
    </w:p>
    <w:p w14:paraId="16D2896B" w14:textId="289C6131" w:rsidR="00DD3C03" w:rsidRPr="00EF6A48" w:rsidRDefault="00DD3C03" w:rsidP="00D90926">
      <w:pPr>
        <w:pStyle w:val="Bullets"/>
        <w:numPr>
          <w:ilvl w:val="0"/>
          <w:numId w:val="150"/>
        </w:numPr>
        <w:rPr>
          <w:rFonts w:cs="Consolas"/>
        </w:rPr>
      </w:pPr>
      <w:r w:rsidRPr="00EF6A48">
        <w:rPr>
          <w:rFonts w:cs="Consolas"/>
        </w:rPr>
        <w:t xml:space="preserve">Power on the Flipper Zero. </w:t>
      </w:r>
      <w:hyperlink r:id="rId10" w:history="1">
        <w:r w:rsidRPr="00EF6A48">
          <w:rPr>
            <w:rStyle w:val="Hyperlink"/>
            <w:rFonts w:cs="Consolas"/>
            <w:color w:val="000000"/>
            <w:u w:val="none"/>
          </w:rPr>
          <w:t>First Start</w:t>
        </w:r>
      </w:hyperlink>
      <w:r w:rsidR="00A011B3" w:rsidRPr="00EF6A48">
        <w:rPr>
          <w:rStyle w:val="Hyperlink"/>
          <w:rFonts w:cs="Consolas"/>
          <w:color w:val="000000"/>
          <w:u w:val="none"/>
        </w:rPr>
        <w:t>.</w:t>
      </w:r>
    </w:p>
    <w:p w14:paraId="7F43FE0C" w14:textId="389D0BB0" w:rsidR="00D33362" w:rsidRPr="00EF6A48" w:rsidRDefault="00D33362" w:rsidP="00D33362">
      <w:pPr>
        <w:pStyle w:val="Heading5"/>
        <w:rPr>
          <w:rFonts w:cs="Consolas"/>
        </w:rPr>
      </w:pPr>
      <w:r w:rsidRPr="00EF6A48">
        <w:rPr>
          <w:rFonts w:cs="Consolas"/>
        </w:rPr>
        <w:t xml:space="preserve">Step </w:t>
      </w:r>
      <w:r w:rsidR="003856E3" w:rsidRPr="00EF6A48">
        <w:rPr>
          <w:rFonts w:cs="Consolas"/>
        </w:rPr>
        <w:t>6</w:t>
      </w:r>
      <w:r w:rsidRPr="00EF6A48">
        <w:rPr>
          <w:rFonts w:cs="Consolas"/>
        </w:rPr>
        <w:t>: Navigation of Menus</w:t>
      </w:r>
    </w:p>
    <w:p w14:paraId="25EE7C1B" w14:textId="59315A18" w:rsidR="00DD3C03" w:rsidRPr="00EF6A48" w:rsidRDefault="00DD3C03" w:rsidP="00D90926">
      <w:pPr>
        <w:pStyle w:val="Bullets"/>
        <w:numPr>
          <w:ilvl w:val="0"/>
          <w:numId w:val="151"/>
        </w:numPr>
        <w:rPr>
          <w:rFonts w:cs="Consolas"/>
        </w:rPr>
      </w:pPr>
      <w:r w:rsidRPr="00EF6A48">
        <w:rPr>
          <w:rFonts w:cs="Consolas"/>
        </w:rPr>
        <w:t xml:space="preserve">Familiarize yourself with navigating through the Flipper Zero menus and settings. </w:t>
      </w:r>
      <w:r w:rsidRPr="00EF6A48">
        <w:rPr>
          <w:rFonts w:cs="Consolas"/>
          <w:color w:val="0000FF"/>
          <w:rPrChange w:id="99" w:author="Jason Beshara" w:date="2024-02-04T08:53:00Z">
            <w:rPr/>
          </w:rPrChange>
        </w:rPr>
        <w:fldChar w:fldCharType="begin"/>
      </w:r>
      <w:r w:rsidRPr="00EF6A48">
        <w:rPr>
          <w:rFonts w:cs="Consolas"/>
          <w:color w:val="0000FF"/>
          <w:rPrChange w:id="100" w:author="Jason Beshara" w:date="2024-02-04T08:53:00Z">
            <w:rPr/>
          </w:rPrChange>
        </w:rPr>
        <w:instrText>HYPERLINK "https://docs.flipper.net/basics/control"</w:instrText>
      </w:r>
      <w:r w:rsidRPr="00EF6A48">
        <w:rPr>
          <w:rFonts w:cs="Consolas"/>
          <w:color w:val="0000FF"/>
          <w:rPrChange w:id="101" w:author="Jason Beshara" w:date="2024-02-04T08:53:00Z">
            <w:rPr>
              <w:rFonts w:cs="Consolas"/>
              <w:color w:val="0000FF"/>
            </w:rPr>
          </w:rPrChange>
        </w:rPr>
      </w:r>
      <w:r w:rsidRPr="00EF6A48">
        <w:rPr>
          <w:rPrChange w:id="102" w:author="Jason Beshara" w:date="2024-02-04T08:53:00Z">
            <w:rPr>
              <w:rStyle w:val="Hyperlink"/>
              <w:rFonts w:cs="Consolas"/>
            </w:rPr>
          </w:rPrChange>
        </w:rPr>
        <w:fldChar w:fldCharType="separate"/>
      </w:r>
      <w:r w:rsidRPr="00EF6A48">
        <w:rPr>
          <w:rStyle w:val="Hyperlink"/>
          <w:rFonts w:cs="Consolas"/>
        </w:rPr>
        <w:t>Controls</w:t>
      </w:r>
      <w:r w:rsidRPr="00EF6A48">
        <w:rPr>
          <w:rStyle w:val="Hyperlink"/>
          <w:rFonts w:cs="Consolas"/>
        </w:rPr>
        <w:fldChar w:fldCharType="end"/>
      </w:r>
    </w:p>
    <w:p w14:paraId="6E762059" w14:textId="62EE4BBE" w:rsidR="00D33362" w:rsidRPr="00EF6A48" w:rsidRDefault="00D33362" w:rsidP="00D33362">
      <w:pPr>
        <w:pStyle w:val="Heading5"/>
        <w:rPr>
          <w:rFonts w:cs="Consolas"/>
        </w:rPr>
      </w:pPr>
      <w:r w:rsidRPr="00EF6A48">
        <w:rPr>
          <w:rFonts w:cs="Consolas"/>
        </w:rPr>
        <w:t xml:space="preserve">Step </w:t>
      </w:r>
      <w:r w:rsidR="003856E3" w:rsidRPr="00EF6A48">
        <w:rPr>
          <w:rFonts w:cs="Consolas"/>
        </w:rPr>
        <w:t>7</w:t>
      </w:r>
      <w:r w:rsidRPr="00EF6A48">
        <w:rPr>
          <w:rFonts w:cs="Consolas"/>
        </w:rPr>
        <w:t>: Format SD Card</w:t>
      </w:r>
    </w:p>
    <w:p w14:paraId="3E3D9916" w14:textId="77D6EC94" w:rsidR="0054209D" w:rsidRPr="00EF6A48" w:rsidRDefault="004613EA" w:rsidP="00D90926">
      <w:pPr>
        <w:pStyle w:val="Bullets"/>
        <w:numPr>
          <w:ilvl w:val="0"/>
          <w:numId w:val="153"/>
        </w:numPr>
        <w:rPr>
          <w:rFonts w:cs="Consolas"/>
          <w:szCs w:val="24"/>
        </w:rPr>
      </w:pPr>
      <w:ins w:id="103" w:author="Jason Beshara" w:date="2024-02-04T08:44:00Z">
        <w:r w:rsidRPr="00BF5BB9">
          <w:rPr>
            <w:rFonts w:cs="Consolas"/>
            <w:bCs/>
            <w:color w:val="ED7D31" w:themeColor="accent2"/>
            <w:rPrChange w:id="104" w:author="Jason Beshara" w:date="2024-02-04T08:53:00Z">
              <w:rPr>
                <w:rFonts w:cs="Consolas"/>
              </w:rPr>
            </w:rPrChange>
          </w:rPr>
          <w:t>Navigat</w:t>
        </w:r>
      </w:ins>
      <w:ins w:id="105" w:author="Jason Beshara" w:date="2024-02-04T08:45:00Z">
        <w:r w:rsidRPr="00BF5BB9">
          <w:rPr>
            <w:rFonts w:cs="Consolas"/>
            <w:bCs/>
            <w:color w:val="ED7D31" w:themeColor="accent2"/>
            <w:rPrChange w:id="106" w:author="Jason Beshara" w:date="2024-02-04T08:53:00Z">
              <w:rPr>
                <w:rFonts w:cs="Consolas"/>
              </w:rPr>
            </w:rPrChange>
          </w:rPr>
          <w:t>e to</w:t>
        </w:r>
      </w:ins>
      <w:del w:id="107" w:author="Jason Beshara" w:date="2024-02-04T08:45:00Z">
        <w:r w:rsidR="00394ADB" w:rsidRPr="00BF5BB9" w:rsidDel="004613EA">
          <w:rPr>
            <w:rFonts w:cs="Consolas"/>
            <w:bCs/>
            <w:color w:val="ED7D31" w:themeColor="accent2"/>
            <w:rPrChange w:id="108" w:author="Jason Beshara" w:date="2024-02-04T08:53:00Z">
              <w:rPr>
                <w:rFonts w:cs="Consolas"/>
              </w:rPr>
            </w:rPrChange>
          </w:rPr>
          <w:delText xml:space="preserve">Format the SD card </w:delText>
        </w:r>
        <w:r w:rsidR="000213B6" w:rsidRPr="00BF5BB9" w:rsidDel="004613EA">
          <w:rPr>
            <w:rFonts w:cs="Consolas"/>
            <w:bCs/>
            <w:color w:val="ED7D31" w:themeColor="accent2"/>
            <w:rPrChange w:id="109" w:author="Jason Beshara" w:date="2024-02-04T08:53:00Z">
              <w:rPr>
                <w:rFonts w:cs="Consolas"/>
              </w:rPr>
            </w:rPrChange>
          </w:rPr>
          <w:delText>under the</w:delText>
        </w:r>
      </w:del>
      <w:r w:rsidR="000213B6" w:rsidRPr="00BF5BB9">
        <w:rPr>
          <w:rFonts w:cs="Consolas"/>
          <w:bCs/>
          <w:color w:val="ED7D31" w:themeColor="accent2"/>
          <w:rPrChange w:id="110" w:author="Jason Beshara" w:date="2024-02-04T08:53:00Z">
            <w:rPr>
              <w:rFonts w:cs="Consolas"/>
            </w:rPr>
          </w:rPrChange>
        </w:rPr>
        <w:t xml:space="preserve"> </w:t>
      </w:r>
      <w:del w:id="111" w:author="Jason Beshara" w:date="2024-02-04T08:45:00Z">
        <w:r w:rsidR="000213B6" w:rsidRPr="00BF5BB9" w:rsidDel="004613EA">
          <w:rPr>
            <w:rFonts w:cs="Consolas"/>
          </w:rPr>
          <w:delText>Flipper Zero’s</w:delText>
        </w:r>
        <w:r w:rsidR="00394ADB" w:rsidRPr="00BF5BB9" w:rsidDel="004613EA">
          <w:rPr>
            <w:rFonts w:cs="Consolas"/>
          </w:rPr>
          <w:delText xml:space="preserve"> </w:delText>
        </w:r>
      </w:del>
      <w:r w:rsidR="003708BC" w:rsidRPr="00BF5BB9">
        <w:rPr>
          <w:rFonts w:cs="Consolas"/>
          <w:bCs/>
          <w:color w:val="ED7D31" w:themeColor="accent2"/>
        </w:rPr>
        <w:t>Settings &gt; Storage &gt; Format SD Card</w:t>
      </w:r>
      <w:ins w:id="112" w:author="Jason Beshara" w:date="2024-02-04T08:57:00Z">
        <w:r w:rsidR="008A1A29" w:rsidRPr="00BF5BB9">
          <w:rPr>
            <w:rFonts w:cs="Consolas"/>
            <w:bCs/>
            <w:color w:val="ED7D31" w:themeColor="accent2"/>
          </w:rPr>
          <w:t xml:space="preserve"> </w:t>
        </w:r>
        <w:r w:rsidR="008A1A29">
          <w:rPr>
            <w:rFonts w:cs="Consolas"/>
            <w:color w:val="auto"/>
          </w:rPr>
          <w:t xml:space="preserve">and click the right directional pad to select </w:t>
        </w:r>
        <w:r w:rsidR="008A1A29" w:rsidRPr="00BF5BB9">
          <w:rPr>
            <w:rFonts w:cs="Consolas"/>
            <w:bCs/>
            <w:color w:val="ED7D31" w:themeColor="accent2"/>
            <w:rPrChange w:id="113" w:author="Jason Beshara" w:date="2024-02-04T08:58:00Z">
              <w:rPr>
                <w:rFonts w:cs="Consolas"/>
                <w:color w:val="auto"/>
              </w:rPr>
            </w:rPrChange>
          </w:rPr>
          <w:t>F</w:t>
        </w:r>
      </w:ins>
      <w:ins w:id="114" w:author="Jason Beshara" w:date="2024-02-04T08:58:00Z">
        <w:r w:rsidR="008A1A29" w:rsidRPr="00BF5BB9">
          <w:rPr>
            <w:rFonts w:cs="Consolas"/>
            <w:bCs/>
            <w:color w:val="ED7D31" w:themeColor="accent2"/>
            <w:rPrChange w:id="115" w:author="Jason Beshara" w:date="2024-02-04T08:58:00Z">
              <w:rPr>
                <w:rFonts w:cs="Consolas"/>
                <w:color w:val="auto"/>
              </w:rPr>
            </w:rPrChange>
          </w:rPr>
          <w:t>ormat</w:t>
        </w:r>
      </w:ins>
      <w:r w:rsidR="00394ADB" w:rsidRPr="00EF6A48">
        <w:rPr>
          <w:rFonts w:cs="Consolas"/>
          <w:color w:val="auto"/>
        </w:rPr>
        <w:t>.</w:t>
      </w:r>
      <w:r w:rsidR="000A4DFC" w:rsidRPr="00BF5BB9">
        <w:rPr>
          <w:rFonts w:cs="Consolas"/>
          <w:bCs/>
          <w:color w:val="ED7D31" w:themeColor="accent2"/>
        </w:rPr>
        <w:t xml:space="preserve"> </w:t>
      </w:r>
      <w:r w:rsidR="000A4DFC" w:rsidRPr="00EF6A48">
        <w:rPr>
          <w:rFonts w:cs="Consolas"/>
          <w:b/>
          <w:bCs/>
          <w:color w:val="auto"/>
        </w:rPr>
        <w:t>Additional Instructions</w:t>
      </w:r>
      <w:r w:rsidR="000A4DFC" w:rsidRPr="00BF5BB9">
        <w:rPr>
          <w:rFonts w:cs="Consolas"/>
          <w:bCs/>
          <w:color w:val="ED7D31" w:themeColor="accent2"/>
        </w:rPr>
        <w:t xml:space="preserve"> </w:t>
      </w:r>
      <w:r w:rsidRPr="00EF6A48">
        <w:rPr>
          <w:rFonts w:cs="Consolas"/>
          <w:color w:val="0000FF"/>
          <w:rPrChange w:id="116" w:author="Jason Beshara" w:date="2024-02-04T08:53:00Z">
            <w:rPr/>
          </w:rPrChange>
        </w:rPr>
        <w:fldChar w:fldCharType="begin"/>
      </w:r>
      <w:r w:rsidRPr="00EF6A48">
        <w:rPr>
          <w:rFonts w:cs="Consolas"/>
          <w:color w:val="0000FF"/>
          <w:rPrChange w:id="117" w:author="Jason Beshara" w:date="2024-02-04T08:53:00Z">
            <w:rPr/>
          </w:rPrChange>
        </w:rPr>
        <w:instrText>HYPERLINK "https://docs.flipper.net/basics/sd-card"</w:instrText>
      </w:r>
      <w:r w:rsidRPr="00EF6A48">
        <w:rPr>
          <w:rFonts w:cs="Consolas"/>
          <w:color w:val="0000FF"/>
          <w:rPrChange w:id="118" w:author="Jason Beshara" w:date="2024-02-04T08:53:00Z">
            <w:rPr>
              <w:rFonts w:cs="Consolas"/>
              <w:color w:val="0000FF"/>
            </w:rPr>
          </w:rPrChange>
        </w:rPr>
      </w:r>
      <w:r w:rsidRPr="00EF6A48">
        <w:rPr>
          <w:rFonts w:cs="Consolas"/>
          <w:color w:val="0000FF"/>
          <w:rPrChange w:id="119" w:author="Jason Beshara" w:date="2024-02-04T08:53:00Z">
            <w:rPr>
              <w:rFonts w:cs="Consolas"/>
              <w:color w:val="1155CC"/>
              <w:szCs w:val="24"/>
              <w:u w:val="single"/>
            </w:rPr>
          </w:rPrChange>
        </w:rPr>
        <w:fldChar w:fldCharType="separate"/>
      </w:r>
      <w:r w:rsidR="000A4DFC" w:rsidRPr="00EF6A48">
        <w:rPr>
          <w:rFonts w:cs="Consolas"/>
          <w:color w:val="0000FF"/>
          <w:szCs w:val="24"/>
          <w:u w:val="single"/>
          <w:rPrChange w:id="120" w:author="Jason Beshara" w:date="2024-02-04T08:53:00Z">
            <w:rPr>
              <w:rFonts w:cs="Consolas"/>
              <w:color w:val="1155CC"/>
              <w:szCs w:val="24"/>
              <w:u w:val="single"/>
            </w:rPr>
          </w:rPrChange>
        </w:rPr>
        <w:t>MicroSD card setup</w:t>
      </w:r>
      <w:r w:rsidRPr="00EF6A48">
        <w:rPr>
          <w:rFonts w:cs="Consolas"/>
          <w:color w:val="0000FF"/>
          <w:szCs w:val="24"/>
          <w:u w:val="single"/>
          <w:rPrChange w:id="121" w:author="Jason Beshara" w:date="2024-02-04T08:53:00Z">
            <w:rPr>
              <w:rFonts w:cs="Consolas"/>
              <w:color w:val="1155CC"/>
              <w:szCs w:val="24"/>
              <w:u w:val="single"/>
            </w:rPr>
          </w:rPrChange>
        </w:rPr>
        <w:fldChar w:fldCharType="end"/>
      </w:r>
    </w:p>
    <w:p w14:paraId="44C3D843" w14:textId="4C6CDF42" w:rsidR="00D33362" w:rsidRPr="00EF6A48" w:rsidRDefault="00D33362" w:rsidP="00D33362">
      <w:pPr>
        <w:pStyle w:val="Heading5"/>
        <w:rPr>
          <w:rFonts w:cs="Consolas"/>
        </w:rPr>
      </w:pPr>
      <w:r w:rsidRPr="00EF6A48">
        <w:rPr>
          <w:rFonts w:cs="Consolas"/>
        </w:rPr>
        <w:t xml:space="preserve">Step </w:t>
      </w:r>
      <w:r w:rsidR="00846391" w:rsidRPr="00EF6A48">
        <w:rPr>
          <w:rFonts w:cs="Consolas"/>
        </w:rPr>
        <w:t>8</w:t>
      </w:r>
      <w:r w:rsidRPr="00EF6A48">
        <w:rPr>
          <w:rFonts w:cs="Consolas"/>
        </w:rPr>
        <w:t>: Custom</w:t>
      </w:r>
      <w:r w:rsidR="00846391" w:rsidRPr="00EF6A48">
        <w:rPr>
          <w:rFonts w:cs="Consolas"/>
        </w:rPr>
        <w:t>ized</w:t>
      </w:r>
      <w:r w:rsidRPr="00EF6A48">
        <w:rPr>
          <w:rFonts w:cs="Consolas"/>
        </w:rPr>
        <w:t xml:space="preserve"> Settings</w:t>
      </w:r>
    </w:p>
    <w:p w14:paraId="5C26B476" w14:textId="77777777" w:rsidR="00394ADB" w:rsidRPr="00EF6A48" w:rsidRDefault="00394ADB" w:rsidP="00D90926">
      <w:pPr>
        <w:pStyle w:val="ListParagraph"/>
        <w:numPr>
          <w:ilvl w:val="0"/>
          <w:numId w:val="154"/>
        </w:numPr>
        <w:textAlignment w:val="baseline"/>
        <w:rPr>
          <w:rFonts w:eastAsia="Times New Roman" w:cs="Consolas"/>
          <w:color w:val="000000"/>
          <w:kern w:val="0"/>
          <w14:ligatures w14:val="none"/>
        </w:rPr>
      </w:pPr>
      <w:r w:rsidRPr="00EF6A48">
        <w:rPr>
          <w:rFonts w:eastAsia="Times New Roman" w:cs="Consolas"/>
          <w:color w:val="000000"/>
          <w:kern w:val="0"/>
          <w14:ligatures w14:val="none"/>
        </w:rPr>
        <w:t xml:space="preserve">Navigate to </w:t>
      </w:r>
      <w:r w:rsidR="0054209D" w:rsidRPr="00BF5BB9">
        <w:rPr>
          <w:rFonts w:eastAsia="Times New Roman" w:cs="Consolas"/>
          <w:bCs/>
          <w:color w:val="ED7D31" w:themeColor="accent2"/>
          <w:kern w:val="0"/>
          <w14:ligatures w14:val="none"/>
        </w:rPr>
        <w:t>Settings &gt; System</w:t>
      </w:r>
      <w:r w:rsidR="000A4DFC" w:rsidRPr="00BF5BB9">
        <w:rPr>
          <w:rFonts w:eastAsia="Times New Roman" w:cs="Consolas"/>
          <w:bCs/>
          <w:color w:val="ED7D31" w:themeColor="accent2"/>
          <w:kern w:val="0"/>
          <w14:ligatures w14:val="none"/>
        </w:rPr>
        <w:t xml:space="preserve"> &gt;</w:t>
      </w:r>
      <w:r w:rsidR="0054209D" w:rsidRPr="00EF6A48">
        <w:rPr>
          <w:rFonts w:eastAsia="Times New Roman" w:cs="Consolas"/>
          <w:color w:val="000000"/>
          <w:kern w:val="0"/>
          <w14:ligatures w14:val="none"/>
        </w:rPr>
        <w:t xml:space="preserve"> to customize basic settings such as Hand orientation (Lefty or Righty)</w:t>
      </w:r>
      <w:r w:rsidR="000213B6" w:rsidRPr="00EF6A48">
        <w:rPr>
          <w:rFonts w:eastAsia="Times New Roman" w:cs="Consolas"/>
          <w:color w:val="000000"/>
          <w:kern w:val="0"/>
          <w14:ligatures w14:val="none"/>
        </w:rPr>
        <w:t>,</w:t>
      </w:r>
      <w:r w:rsidR="0054209D" w:rsidRPr="00EF6A48">
        <w:rPr>
          <w:rFonts w:eastAsia="Times New Roman" w:cs="Consolas"/>
          <w:color w:val="000000"/>
          <w:kern w:val="0"/>
          <w14:ligatures w14:val="none"/>
        </w:rPr>
        <w:t xml:space="preserve"> Units (For our European &amp; Canadian) friends, </w:t>
      </w:r>
      <w:r w:rsidR="00B32384" w:rsidRPr="00EF6A48">
        <w:rPr>
          <w:rFonts w:eastAsia="Times New Roman" w:cs="Consolas"/>
          <w:color w:val="000000"/>
          <w:kern w:val="0"/>
          <w14:ligatures w14:val="none"/>
        </w:rPr>
        <w:t xml:space="preserve">and </w:t>
      </w:r>
      <w:r w:rsidR="0054209D" w:rsidRPr="00EF6A48">
        <w:rPr>
          <w:rFonts w:eastAsia="Times New Roman" w:cs="Consolas"/>
          <w:color w:val="000000"/>
          <w:kern w:val="0"/>
          <w14:ligatures w14:val="none"/>
        </w:rPr>
        <w:t>Time and</w:t>
      </w:r>
      <w:r w:rsidR="0055154D" w:rsidRPr="00EF6A48">
        <w:rPr>
          <w:rFonts w:eastAsia="Times New Roman" w:cs="Consolas"/>
          <w:color w:val="000000"/>
          <w:kern w:val="0"/>
          <w14:ligatures w14:val="none"/>
        </w:rPr>
        <w:t xml:space="preserve"> Date format</w:t>
      </w:r>
      <w:r w:rsidR="0054209D" w:rsidRPr="00EF6A48">
        <w:rPr>
          <w:rFonts w:eastAsia="Times New Roman" w:cs="Consolas"/>
          <w:color w:val="000000"/>
          <w:kern w:val="0"/>
          <w14:ligatures w14:val="none"/>
        </w:rPr>
        <w:t>s</w:t>
      </w:r>
      <w:r w:rsidRPr="00EF6A48">
        <w:rPr>
          <w:rFonts w:eastAsia="Times New Roman" w:cs="Consolas"/>
          <w:color w:val="000000"/>
          <w:kern w:val="0"/>
          <w14:ligatures w14:val="none"/>
        </w:rPr>
        <w:t>.</w:t>
      </w:r>
    </w:p>
    <w:p w14:paraId="6E27FD05" w14:textId="77777777" w:rsidR="00DD3C03" w:rsidRPr="00EF6A48" w:rsidRDefault="00DD3C03" w:rsidP="00776ED1">
      <w:pPr>
        <w:rPr>
          <w:rFonts w:cs="Consolas"/>
        </w:rPr>
      </w:pPr>
    </w:p>
    <w:p w14:paraId="38B65668" w14:textId="76EB4DD4" w:rsidR="00394ADB" w:rsidRPr="00EF6A48" w:rsidRDefault="00AE4C10" w:rsidP="00A46EE2">
      <w:pPr>
        <w:pStyle w:val="Heading2"/>
        <w:rPr>
          <w:rFonts w:eastAsia="Times New Roman" w:cs="Consolas"/>
        </w:rPr>
      </w:pPr>
      <w:r w:rsidRPr="00EF6A48">
        <w:rPr>
          <w:rFonts w:eastAsia="Times New Roman" w:cs="Consolas"/>
        </w:rPr>
        <w:t>Lab</w:t>
      </w:r>
      <w:r w:rsidR="00EF6503" w:rsidRPr="00EF6A48">
        <w:rPr>
          <w:rFonts w:eastAsia="Times New Roman" w:cs="Consolas"/>
        </w:rPr>
        <w:t>:</w:t>
      </w:r>
      <w:r w:rsidRPr="00EF6A48">
        <w:rPr>
          <w:rFonts w:eastAsia="Times New Roman" w:cs="Consolas"/>
        </w:rPr>
        <w:t xml:space="preserve"> </w:t>
      </w:r>
      <w:r w:rsidR="00394ADB" w:rsidRPr="00EF6A48">
        <w:rPr>
          <w:rFonts w:eastAsia="Times New Roman" w:cs="Consolas"/>
        </w:rPr>
        <w:t>Updating</w:t>
      </w:r>
      <w:r w:rsidR="00776ED1" w:rsidRPr="00EF6A48">
        <w:rPr>
          <w:rFonts w:eastAsia="Times New Roman" w:cs="Consolas"/>
        </w:rPr>
        <w:t xml:space="preserve"> the Flipper Zero’s Firmware</w:t>
      </w:r>
    </w:p>
    <w:p w14:paraId="461DA886" w14:textId="5A8DA3A3" w:rsidR="003B05FD" w:rsidRPr="00EF6A48" w:rsidRDefault="003B05FD" w:rsidP="003B05FD">
      <w:pPr>
        <w:pStyle w:val="Bullets"/>
        <w:numPr>
          <w:ilvl w:val="0"/>
          <w:numId w:val="0"/>
        </w:numPr>
        <w:rPr>
          <w:rFonts w:cs="Consolas"/>
          <w:szCs w:val="24"/>
        </w:rPr>
      </w:pPr>
      <w:r w:rsidRPr="00EF6A48">
        <w:rPr>
          <w:rFonts w:cs="Consolas"/>
          <w:b/>
          <w:bCs/>
          <w:szCs w:val="24"/>
        </w:rPr>
        <w:t xml:space="preserve">Objective: </w:t>
      </w:r>
      <w:r w:rsidRPr="00EF6A48">
        <w:rPr>
          <w:rFonts w:cs="Consolas"/>
          <w:szCs w:val="24"/>
        </w:rPr>
        <w:t xml:space="preserve">Install </w:t>
      </w:r>
      <w:del w:id="122" w:author="Jason Beshara" w:date="2024-02-04T08:45:00Z">
        <w:r w:rsidRPr="00EF6A48" w:rsidDel="004613EA">
          <w:rPr>
            <w:rFonts w:cs="Consolas"/>
            <w:szCs w:val="24"/>
          </w:rPr>
          <w:delText xml:space="preserve">Official </w:delText>
        </w:r>
      </w:del>
      <w:ins w:id="123" w:author="Jason Beshara" w:date="2024-02-04T08:45:00Z">
        <w:r w:rsidR="004613EA" w:rsidRPr="00EF6A48">
          <w:rPr>
            <w:rFonts w:cs="Consolas"/>
            <w:szCs w:val="24"/>
          </w:rPr>
          <w:t xml:space="preserve">official </w:t>
        </w:r>
      </w:ins>
      <w:del w:id="124" w:author="Jason Beshara" w:date="2024-02-04T08:45:00Z">
        <w:r w:rsidRPr="00EF6A48" w:rsidDel="004613EA">
          <w:rPr>
            <w:rFonts w:cs="Consolas"/>
            <w:szCs w:val="24"/>
          </w:rPr>
          <w:delText>Firmware</w:delText>
        </w:r>
      </w:del>
      <w:ins w:id="125" w:author="Jason Beshara" w:date="2024-02-04T08:45:00Z">
        <w:r w:rsidR="004613EA" w:rsidRPr="00EF6A48">
          <w:rPr>
            <w:rFonts w:cs="Consolas"/>
            <w:szCs w:val="24"/>
          </w:rPr>
          <w:t>firmware</w:t>
        </w:r>
      </w:ins>
      <w:r w:rsidRPr="00EF6A48">
        <w:rPr>
          <w:rFonts w:cs="Consolas"/>
          <w:szCs w:val="24"/>
        </w:rPr>
        <w:t xml:space="preserve">. Why do we have to update? </w:t>
      </w:r>
      <w:del w:id="126" w:author="Jason Beshara" w:date="2024-02-04T08:46:00Z">
        <w:r w:rsidRPr="00EF6A48" w:rsidDel="004613EA">
          <w:rPr>
            <w:rFonts w:cs="Consolas"/>
            <w:szCs w:val="24"/>
          </w:rPr>
          <w:delText xml:space="preserve">Open </w:delText>
        </w:r>
      </w:del>
      <w:ins w:id="127" w:author="Jason Beshara" w:date="2024-02-04T08:46:00Z">
        <w:r w:rsidR="004613EA" w:rsidRPr="00EF6A48">
          <w:rPr>
            <w:rFonts w:cs="Consolas"/>
            <w:szCs w:val="24"/>
          </w:rPr>
          <w:t xml:space="preserve">Navigate to </w:t>
        </w:r>
      </w:ins>
      <w:r w:rsidRPr="00BF5BB9">
        <w:rPr>
          <w:rFonts w:cs="Consolas"/>
          <w:bCs/>
          <w:color w:val="ED7D31" w:themeColor="accent2"/>
          <w:szCs w:val="24"/>
        </w:rPr>
        <w:t>RFID</w:t>
      </w:r>
      <w:r w:rsidRPr="00EF6A48">
        <w:rPr>
          <w:rFonts w:cs="Consolas"/>
          <w:szCs w:val="24"/>
        </w:rPr>
        <w:t xml:space="preserve"> from the main menu and observe an “Update Needed”</w:t>
      </w:r>
      <w:r w:rsidR="00484A88" w:rsidRPr="00EF6A48">
        <w:rPr>
          <w:rFonts w:cs="Consolas"/>
          <w:szCs w:val="24"/>
        </w:rPr>
        <w:t xml:space="preserve"> message.</w:t>
      </w:r>
    </w:p>
    <w:p w14:paraId="1B22B91A" w14:textId="77777777" w:rsidR="00163738" w:rsidRPr="00EF6A48" w:rsidRDefault="00163738" w:rsidP="00A46EE2">
      <w:pPr>
        <w:pStyle w:val="Heading3"/>
        <w:rPr>
          <w:rFonts w:cs="Consolas"/>
        </w:rPr>
      </w:pPr>
      <w:r w:rsidRPr="00EF6A48">
        <w:rPr>
          <w:rFonts w:cs="Consolas"/>
        </w:rPr>
        <w:t>Procedure</w:t>
      </w:r>
    </w:p>
    <w:p w14:paraId="75860182" w14:textId="263FA743" w:rsidR="009D46AD" w:rsidRPr="00EF6A48" w:rsidRDefault="009D46AD" w:rsidP="009D46AD">
      <w:pPr>
        <w:pStyle w:val="Heading5"/>
        <w:rPr>
          <w:rFonts w:cs="Consolas"/>
        </w:rPr>
      </w:pPr>
      <w:r w:rsidRPr="00EF6A48">
        <w:rPr>
          <w:rFonts w:cs="Consolas"/>
        </w:rPr>
        <w:t xml:space="preserve">Step 1: </w:t>
      </w:r>
      <w:r w:rsidR="00C06A60" w:rsidRPr="00EF6A48">
        <w:rPr>
          <w:rFonts w:cs="Consolas"/>
        </w:rPr>
        <w:t>Verifying Libraries</w:t>
      </w:r>
    </w:p>
    <w:p w14:paraId="657C380E" w14:textId="320F7D97" w:rsidR="00BD72F3" w:rsidRPr="00EF6A48" w:rsidRDefault="000C0394" w:rsidP="00D90926">
      <w:pPr>
        <w:pStyle w:val="Bullets"/>
        <w:numPr>
          <w:ilvl w:val="0"/>
          <w:numId w:val="152"/>
        </w:numPr>
        <w:rPr>
          <w:rFonts w:cs="Consolas"/>
        </w:rPr>
      </w:pPr>
      <w:r w:rsidRPr="00EF6A48">
        <w:rPr>
          <w:rFonts w:cs="Consolas"/>
        </w:rPr>
        <w:t>Go to the main menu</w:t>
      </w:r>
      <w:r w:rsidR="00BD72F3" w:rsidRPr="00EF6A48">
        <w:rPr>
          <w:rFonts w:cs="Consolas"/>
        </w:rPr>
        <w:t xml:space="preserve"> of the Flipper Zero by pressing the Sel</w:t>
      </w:r>
      <w:r w:rsidR="00DD3C03" w:rsidRPr="00EF6A48">
        <w:rPr>
          <w:rFonts w:cs="Consolas"/>
        </w:rPr>
        <w:t>e</w:t>
      </w:r>
      <w:r w:rsidR="00BD72F3" w:rsidRPr="00EF6A48">
        <w:rPr>
          <w:rFonts w:cs="Consolas"/>
        </w:rPr>
        <w:t>ct button</w:t>
      </w:r>
    </w:p>
    <w:p w14:paraId="2BAD625F" w14:textId="263397C3" w:rsidR="00BD72F3" w:rsidRPr="00EF6A48" w:rsidRDefault="00BD72F3" w:rsidP="00D90926">
      <w:pPr>
        <w:pStyle w:val="Bullets"/>
        <w:numPr>
          <w:ilvl w:val="0"/>
          <w:numId w:val="152"/>
        </w:numPr>
        <w:rPr>
          <w:rFonts w:cs="Consolas"/>
        </w:rPr>
      </w:pPr>
      <w:r w:rsidRPr="00EF6A48">
        <w:rPr>
          <w:rFonts w:cs="Consolas"/>
        </w:rPr>
        <w:t xml:space="preserve">Navigate using the </w:t>
      </w:r>
      <w:r w:rsidR="003C0862" w:rsidRPr="00EF6A48">
        <w:rPr>
          <w:rFonts w:cs="Consolas"/>
        </w:rPr>
        <w:t>Directional pad</w:t>
      </w:r>
      <w:r w:rsidRPr="00EF6A48">
        <w:rPr>
          <w:rFonts w:cs="Consolas"/>
        </w:rPr>
        <w:t xml:space="preserve"> to </w:t>
      </w:r>
      <w:del w:id="128" w:author="Jason Beshara" w:date="2024-02-04T07:55:00Z">
        <w:r w:rsidR="000C0394" w:rsidRPr="00EF6A48" w:rsidDel="009805F8">
          <w:rPr>
            <w:rFonts w:cs="Consolas"/>
            <w:b/>
            <w:bCs/>
            <w:color w:val="ED7D31" w:themeColor="accent2"/>
          </w:rPr>
          <w:delText>“</w:delText>
        </w:r>
      </w:del>
      <w:r w:rsidR="000C0394" w:rsidRPr="00BF5BB9">
        <w:rPr>
          <w:rFonts w:cs="Consolas"/>
          <w:bCs/>
          <w:color w:val="ED7D31" w:themeColor="accent2"/>
        </w:rPr>
        <w:t>125 kHz RFID</w:t>
      </w:r>
      <w:del w:id="129" w:author="Jason Beshara" w:date="2024-02-04T07:56:00Z">
        <w:r w:rsidR="000C0394" w:rsidRPr="00EF6A48" w:rsidDel="009805F8">
          <w:rPr>
            <w:rFonts w:cs="Consolas"/>
            <w:b/>
            <w:bCs/>
            <w:color w:val="ED7D31" w:themeColor="accent2"/>
          </w:rPr>
          <w:delText>”</w:delText>
        </w:r>
      </w:del>
      <w:r w:rsidR="00DD3C03" w:rsidRPr="00EF6A48">
        <w:rPr>
          <w:rFonts w:cs="Consolas"/>
          <w:color w:val="auto"/>
        </w:rPr>
        <w:t>,</w:t>
      </w:r>
      <w:r w:rsidR="000C0394" w:rsidRPr="00EF6A48">
        <w:rPr>
          <w:rFonts w:cs="Consolas"/>
        </w:rPr>
        <w:t xml:space="preserve"> </w:t>
      </w:r>
      <w:r w:rsidR="00DD3C03" w:rsidRPr="00EF6A48">
        <w:rPr>
          <w:rFonts w:cs="Consolas"/>
        </w:rPr>
        <w:t>select</w:t>
      </w:r>
      <w:ins w:id="130" w:author="Jason Beshara" w:date="2024-02-04T15:42:00Z">
        <w:r w:rsidR="0031648E">
          <w:rPr>
            <w:rFonts w:cs="Consolas"/>
          </w:rPr>
          <w:t>,</w:t>
        </w:r>
      </w:ins>
      <w:r w:rsidR="00DD3C03" w:rsidRPr="00EF6A48">
        <w:rPr>
          <w:rFonts w:cs="Consolas"/>
        </w:rPr>
        <w:t xml:space="preserve"> and</w:t>
      </w:r>
      <w:r w:rsidR="000C0394" w:rsidRPr="00EF6A48">
        <w:rPr>
          <w:rFonts w:cs="Consolas"/>
        </w:rPr>
        <w:t xml:space="preserve"> observe.</w:t>
      </w:r>
    </w:p>
    <w:p w14:paraId="263D2127" w14:textId="77EF200C" w:rsidR="000C0394" w:rsidRPr="00EF6A48" w:rsidRDefault="000C0394" w:rsidP="00D90926">
      <w:pPr>
        <w:pStyle w:val="Bullets"/>
        <w:numPr>
          <w:ilvl w:val="0"/>
          <w:numId w:val="152"/>
        </w:numPr>
        <w:rPr>
          <w:rFonts w:cs="Consolas"/>
        </w:rPr>
      </w:pPr>
      <w:r w:rsidRPr="00EF6A48">
        <w:rPr>
          <w:rFonts w:cs="Consolas"/>
        </w:rPr>
        <w:t xml:space="preserve">What do you see? You should see that an </w:t>
      </w:r>
      <w:del w:id="131" w:author="Jason Beshara" w:date="2024-02-04T07:55:00Z">
        <w:r w:rsidRPr="00EF6A48" w:rsidDel="009805F8">
          <w:rPr>
            <w:rFonts w:cs="Consolas"/>
            <w:b/>
            <w:bCs/>
            <w:color w:val="ED7D31" w:themeColor="accent2"/>
          </w:rPr>
          <w:delText>“</w:delText>
        </w:r>
      </w:del>
      <w:r w:rsidRPr="00BF5BB9">
        <w:rPr>
          <w:rFonts w:cs="Consolas"/>
          <w:bCs/>
          <w:color w:val="ED7D31" w:themeColor="accent2"/>
        </w:rPr>
        <w:t>Update Required</w:t>
      </w:r>
      <w:del w:id="132" w:author="Jason Beshara" w:date="2024-02-04T07:56:00Z">
        <w:r w:rsidRPr="00BF5BB9" w:rsidDel="009805F8">
          <w:rPr>
            <w:rFonts w:cs="Consolas"/>
            <w:bCs/>
            <w:color w:val="ED7D31" w:themeColor="accent2"/>
          </w:rPr>
          <w:delText>”</w:delText>
        </w:r>
      </w:del>
      <w:r w:rsidRPr="00BF5BB9">
        <w:rPr>
          <w:rFonts w:cs="Consolas"/>
          <w:bCs/>
          <w:color w:val="ED7D31" w:themeColor="accent2"/>
        </w:rPr>
        <w:t xml:space="preserve"> </w:t>
      </w:r>
      <w:r w:rsidRPr="00EF6A48">
        <w:rPr>
          <w:rFonts w:cs="Consolas"/>
        </w:rPr>
        <w:t>message is displayed.</w:t>
      </w:r>
    </w:p>
    <w:p w14:paraId="414B0433" w14:textId="76285A62" w:rsidR="009D46AD" w:rsidRPr="00EF6A48" w:rsidRDefault="009D46AD" w:rsidP="009D46AD">
      <w:pPr>
        <w:pStyle w:val="Heading5"/>
        <w:rPr>
          <w:rFonts w:cs="Consolas"/>
        </w:rPr>
      </w:pPr>
      <w:r w:rsidRPr="00EF6A48">
        <w:rPr>
          <w:rFonts w:cs="Consolas"/>
        </w:rPr>
        <w:t xml:space="preserve">Step </w:t>
      </w:r>
      <w:r w:rsidR="00587037" w:rsidRPr="00EF6A48">
        <w:rPr>
          <w:rFonts w:cs="Consolas"/>
        </w:rPr>
        <w:t>2</w:t>
      </w:r>
      <w:r w:rsidRPr="00EF6A48">
        <w:rPr>
          <w:rFonts w:cs="Consolas"/>
        </w:rPr>
        <w:t xml:space="preserve">: </w:t>
      </w:r>
      <w:r w:rsidR="00C06A60" w:rsidRPr="00EF6A48">
        <w:rPr>
          <w:rFonts w:cs="Consolas"/>
        </w:rPr>
        <w:t>Computer Connection</w:t>
      </w:r>
    </w:p>
    <w:p w14:paraId="122D89FF" w14:textId="6A1CF492" w:rsidR="00394ADB" w:rsidRPr="00EF6A48" w:rsidRDefault="009D46AD" w:rsidP="00D90926">
      <w:pPr>
        <w:pStyle w:val="Bullets"/>
        <w:numPr>
          <w:ilvl w:val="0"/>
          <w:numId w:val="155"/>
        </w:numPr>
        <w:rPr>
          <w:rFonts w:cs="Consolas"/>
        </w:rPr>
      </w:pPr>
      <w:r w:rsidRPr="00EF6A48">
        <w:rPr>
          <w:rFonts w:cs="Consolas"/>
        </w:rPr>
        <w:t>Connect your computer to the Flipper Zero with a USB cable and o</w:t>
      </w:r>
      <w:r w:rsidR="00394ADB" w:rsidRPr="00EF6A48">
        <w:rPr>
          <w:rFonts w:cs="Consolas"/>
        </w:rPr>
        <w:t>pen the</w:t>
      </w:r>
      <w:r w:rsidR="00640ADE" w:rsidRPr="00EF6A48">
        <w:rPr>
          <w:rFonts w:cs="Consolas"/>
        </w:rPr>
        <w:t xml:space="preserve"> </w:t>
      </w:r>
      <w:r w:rsidR="00394ADB" w:rsidRPr="00BF5BB9">
        <w:rPr>
          <w:rFonts w:cs="Consolas"/>
          <w:bCs/>
          <w:color w:val="7F40FF"/>
        </w:rPr>
        <w:t>qF</w:t>
      </w:r>
      <w:r w:rsidR="00F165E0" w:rsidRPr="00BF5BB9">
        <w:rPr>
          <w:rFonts w:cs="Consolas"/>
          <w:bCs/>
          <w:color w:val="7F40FF"/>
        </w:rPr>
        <w:t>l</w:t>
      </w:r>
      <w:r w:rsidR="00394ADB" w:rsidRPr="00BF5BB9">
        <w:rPr>
          <w:rFonts w:cs="Consolas"/>
          <w:bCs/>
          <w:color w:val="7F40FF"/>
        </w:rPr>
        <w:t>ipper application</w:t>
      </w:r>
      <w:r w:rsidR="00737151" w:rsidRPr="00EF6A48">
        <w:rPr>
          <w:rFonts w:cs="Consolas"/>
        </w:rPr>
        <w:t xml:space="preserve"> on your computer</w:t>
      </w:r>
      <w:r w:rsidR="00A7752B" w:rsidRPr="00EF6A48">
        <w:rPr>
          <w:rFonts w:cs="Consolas"/>
        </w:rPr>
        <w:t>.</w:t>
      </w:r>
    </w:p>
    <w:p w14:paraId="75ECF01E" w14:textId="44132781" w:rsidR="009D46AD" w:rsidRPr="00EF6A48" w:rsidRDefault="009D46AD" w:rsidP="009D46AD">
      <w:pPr>
        <w:pStyle w:val="Heading5"/>
        <w:rPr>
          <w:rFonts w:cs="Consolas"/>
        </w:rPr>
      </w:pPr>
      <w:r w:rsidRPr="00EF6A48">
        <w:rPr>
          <w:rFonts w:cs="Consolas"/>
        </w:rPr>
        <w:t xml:space="preserve">Step </w:t>
      </w:r>
      <w:r w:rsidR="00587037" w:rsidRPr="00EF6A48">
        <w:rPr>
          <w:rFonts w:cs="Consolas"/>
        </w:rPr>
        <w:t>3</w:t>
      </w:r>
      <w:r w:rsidRPr="00EF6A48">
        <w:rPr>
          <w:rFonts w:cs="Consolas"/>
        </w:rPr>
        <w:t>: Access Flipper Zero Labs App Repository</w:t>
      </w:r>
    </w:p>
    <w:p w14:paraId="26851975" w14:textId="77777777" w:rsidR="00394ADB" w:rsidRPr="00EF6A48" w:rsidRDefault="00394ADB" w:rsidP="00D90926">
      <w:pPr>
        <w:pStyle w:val="Bullets"/>
        <w:numPr>
          <w:ilvl w:val="0"/>
          <w:numId w:val="156"/>
        </w:numPr>
        <w:rPr>
          <w:rFonts w:cs="Consolas"/>
          <w:color w:val="auto"/>
        </w:rPr>
      </w:pPr>
      <w:r w:rsidRPr="00EF6A48">
        <w:rPr>
          <w:rFonts w:cs="Consolas"/>
        </w:rPr>
        <w:t xml:space="preserve">Click on the </w:t>
      </w:r>
      <w:r w:rsidRPr="00BF5BB9">
        <w:rPr>
          <w:rFonts w:cs="Consolas"/>
          <w:bCs/>
          <w:color w:val="7F40FF"/>
          <w:rPrChange w:id="133" w:author="Jason Beshara" w:date="2024-02-04T08:53:00Z">
            <w:rPr>
              <w:rFonts w:cs="Consolas"/>
              <w:b/>
              <w:bCs/>
              <w:color w:val="7030A0"/>
            </w:rPr>
          </w:rPrChange>
        </w:rPr>
        <w:t>wrench icon</w:t>
      </w:r>
      <w:r w:rsidRPr="00EF6A48">
        <w:rPr>
          <w:rFonts w:cs="Consolas"/>
        </w:rPr>
        <w:t xml:space="preserve"> in the upper left</w:t>
      </w:r>
      <w:r w:rsidR="0052126A" w:rsidRPr="00EF6A48">
        <w:rPr>
          <w:rFonts w:cs="Consolas"/>
        </w:rPr>
        <w:t>-</w:t>
      </w:r>
      <w:r w:rsidRPr="00EF6A48">
        <w:rPr>
          <w:rFonts w:cs="Consolas"/>
        </w:rPr>
        <w:t>hand corner</w:t>
      </w:r>
      <w:r w:rsidR="00F165E0" w:rsidRPr="00EF6A48">
        <w:rPr>
          <w:rFonts w:cs="Consolas"/>
        </w:rPr>
        <w:t xml:space="preserve"> of the </w:t>
      </w:r>
      <w:r w:rsidR="00F165E0" w:rsidRPr="00EF6A48">
        <w:rPr>
          <w:rFonts w:cs="Consolas"/>
          <w:color w:val="auto"/>
        </w:rPr>
        <w:t>qflipper application</w:t>
      </w:r>
      <w:r w:rsidR="00A7752B" w:rsidRPr="00EF6A48">
        <w:rPr>
          <w:rFonts w:cs="Consolas"/>
          <w:color w:val="auto"/>
        </w:rPr>
        <w:t>.</w:t>
      </w:r>
    </w:p>
    <w:p w14:paraId="1DC495B4" w14:textId="6A171BDE" w:rsidR="009D46AD" w:rsidRPr="00EF6A48" w:rsidRDefault="009D46AD" w:rsidP="009D46AD">
      <w:pPr>
        <w:pStyle w:val="Heading5"/>
        <w:rPr>
          <w:rFonts w:cs="Consolas"/>
        </w:rPr>
      </w:pPr>
      <w:r w:rsidRPr="00EF6A48">
        <w:rPr>
          <w:rFonts w:cs="Consolas"/>
        </w:rPr>
        <w:t xml:space="preserve">Step </w:t>
      </w:r>
      <w:r w:rsidR="00587037" w:rsidRPr="00EF6A48">
        <w:rPr>
          <w:rFonts w:cs="Consolas"/>
        </w:rPr>
        <w:t>4</w:t>
      </w:r>
      <w:r w:rsidRPr="00EF6A48">
        <w:rPr>
          <w:rFonts w:cs="Consolas"/>
        </w:rPr>
        <w:t>: Access Flipper Zero Labs App Repository</w:t>
      </w:r>
    </w:p>
    <w:p w14:paraId="5B2E728C" w14:textId="195DFE2C" w:rsidR="00DF1B18" w:rsidRPr="00EF6A48" w:rsidRDefault="00DF1B18" w:rsidP="00D90926">
      <w:pPr>
        <w:pStyle w:val="Bullets"/>
        <w:numPr>
          <w:ilvl w:val="0"/>
          <w:numId w:val="157"/>
        </w:numPr>
        <w:rPr>
          <w:rFonts w:cs="Consolas"/>
        </w:rPr>
      </w:pPr>
      <w:r w:rsidRPr="00EF6A48">
        <w:rPr>
          <w:rFonts w:cs="Consolas"/>
        </w:rPr>
        <w:t xml:space="preserve">Click on the drop-down menu that says </w:t>
      </w:r>
      <w:r w:rsidR="003B05FD" w:rsidRPr="00BF5BB9">
        <w:rPr>
          <w:rFonts w:cs="Consolas"/>
          <w:bCs/>
          <w:color w:val="7F40FF"/>
          <w:rPrChange w:id="134" w:author="Jason Beshara" w:date="2024-02-04T08:53:00Z">
            <w:rPr>
              <w:rFonts w:cs="Consolas"/>
              <w:b/>
              <w:bCs/>
              <w:color w:val="7030A0"/>
            </w:rPr>
          </w:rPrChange>
        </w:rPr>
        <w:t>RELEASE</w:t>
      </w:r>
      <w:r w:rsidRPr="00EF6A48">
        <w:rPr>
          <w:rFonts w:cs="Consolas"/>
        </w:rPr>
        <w:t xml:space="preserve"> and select the </w:t>
      </w:r>
      <w:r w:rsidR="00C06A60" w:rsidRPr="00EF6A48">
        <w:rPr>
          <w:rFonts w:cs="Consolas"/>
        </w:rPr>
        <w:t>release code</w:t>
      </w:r>
      <w:r w:rsidR="009D46AD" w:rsidRPr="00EF6A48">
        <w:rPr>
          <w:rFonts w:cs="Consolas"/>
        </w:rPr>
        <w:t xml:space="preserve"> with the small green bar next to it.</w:t>
      </w:r>
    </w:p>
    <w:p w14:paraId="19AFD5F6" w14:textId="53E34085" w:rsidR="009D46AD" w:rsidRPr="00EF6A48" w:rsidRDefault="009D46AD" w:rsidP="009D46AD">
      <w:pPr>
        <w:pStyle w:val="Heading5"/>
        <w:rPr>
          <w:rFonts w:cs="Consolas"/>
        </w:rPr>
      </w:pPr>
      <w:r w:rsidRPr="00EF6A48">
        <w:rPr>
          <w:rFonts w:cs="Consolas"/>
        </w:rPr>
        <w:t xml:space="preserve">Step </w:t>
      </w:r>
      <w:r w:rsidR="00587037" w:rsidRPr="00EF6A48">
        <w:rPr>
          <w:rFonts w:cs="Consolas"/>
        </w:rPr>
        <w:t>5</w:t>
      </w:r>
      <w:r w:rsidRPr="00EF6A48">
        <w:rPr>
          <w:rFonts w:cs="Consolas"/>
        </w:rPr>
        <w:t>: Access Flipper Zero Labs App Repository</w:t>
      </w:r>
    </w:p>
    <w:p w14:paraId="7279B998" w14:textId="7FD46120" w:rsidR="00C06A60" w:rsidRPr="00EF6A48" w:rsidRDefault="00C06A60" w:rsidP="00D90926">
      <w:pPr>
        <w:pStyle w:val="Bullets"/>
        <w:numPr>
          <w:ilvl w:val="0"/>
          <w:numId w:val="158"/>
        </w:numPr>
        <w:rPr>
          <w:rFonts w:cs="Consolas"/>
        </w:rPr>
      </w:pPr>
      <w:r w:rsidRPr="00EF6A48">
        <w:rPr>
          <w:rFonts w:cs="Consolas"/>
        </w:rPr>
        <w:t>Once the release code has been selected, c</w:t>
      </w:r>
      <w:r w:rsidR="00DF1B18" w:rsidRPr="00EF6A48">
        <w:rPr>
          <w:rFonts w:cs="Consolas"/>
        </w:rPr>
        <w:t xml:space="preserve">lick on the </w:t>
      </w:r>
      <w:r w:rsidR="003B05FD" w:rsidRPr="00EF6A48">
        <w:rPr>
          <w:rFonts w:cs="Consolas"/>
        </w:rPr>
        <w:t xml:space="preserve">green </w:t>
      </w:r>
      <w:r w:rsidR="00DF1B18" w:rsidRPr="00EF6A48">
        <w:rPr>
          <w:rFonts w:cs="Consolas"/>
        </w:rPr>
        <w:t xml:space="preserve">button to the right </w:t>
      </w:r>
      <w:r w:rsidRPr="00EF6A48">
        <w:rPr>
          <w:rFonts w:cs="Consolas"/>
        </w:rPr>
        <w:t xml:space="preserve">of the qFlipper display </w:t>
      </w:r>
      <w:r w:rsidR="00DF1B18" w:rsidRPr="00EF6A48">
        <w:rPr>
          <w:rFonts w:cs="Consolas"/>
        </w:rPr>
        <w:t xml:space="preserve">that says </w:t>
      </w:r>
      <w:r w:rsidR="003B05FD" w:rsidRPr="00BF5BB9">
        <w:rPr>
          <w:rFonts w:cs="Consolas"/>
          <w:bCs/>
          <w:color w:val="7F40FF"/>
          <w:rPrChange w:id="135" w:author="Jason Beshara" w:date="2024-02-04T08:53:00Z">
            <w:rPr>
              <w:rFonts w:cs="Consolas"/>
              <w:b/>
              <w:bCs/>
              <w:color w:val="7030A0"/>
            </w:rPr>
          </w:rPrChange>
        </w:rPr>
        <w:t>UPDATE</w:t>
      </w:r>
      <w:r w:rsidR="00A7752B" w:rsidRPr="00EF6A48">
        <w:rPr>
          <w:rFonts w:cs="Consolas"/>
        </w:rPr>
        <w:t>.</w:t>
      </w:r>
    </w:p>
    <w:p w14:paraId="6C79BFF6" w14:textId="7CEEDBF8" w:rsidR="003B05FD" w:rsidRPr="00EF6A48" w:rsidRDefault="003B05FD" w:rsidP="00D90926">
      <w:pPr>
        <w:pStyle w:val="Bullets"/>
        <w:numPr>
          <w:ilvl w:val="0"/>
          <w:numId w:val="158"/>
        </w:numPr>
        <w:rPr>
          <w:rFonts w:cs="Consolas"/>
        </w:rPr>
      </w:pPr>
      <w:r w:rsidRPr="00EF6A48">
        <w:rPr>
          <w:rFonts w:cs="Consolas"/>
        </w:rPr>
        <w:t>A window will appear that says, “Update your flipper firmware.” Click UPDATE.</w:t>
      </w:r>
    </w:p>
    <w:p w14:paraId="0A04AD0F" w14:textId="77777777" w:rsidR="00C06A60" w:rsidRPr="00EF6A48" w:rsidRDefault="00C06A60" w:rsidP="00C06A60">
      <w:pPr>
        <w:pStyle w:val="Bullets"/>
        <w:numPr>
          <w:ilvl w:val="0"/>
          <w:numId w:val="0"/>
        </w:numPr>
        <w:rPr>
          <w:rFonts w:cs="Consolas"/>
        </w:rPr>
      </w:pPr>
    </w:p>
    <w:p w14:paraId="72124DEC" w14:textId="265F6199" w:rsidR="0052126A" w:rsidRPr="00EF6A48" w:rsidRDefault="00DF1B18" w:rsidP="009D46AD">
      <w:pPr>
        <w:rPr>
          <w:rFonts w:cs="Consolas"/>
        </w:rPr>
      </w:pPr>
      <w:r w:rsidRPr="00EF6A48">
        <w:rPr>
          <w:rFonts w:cs="Consolas"/>
        </w:rPr>
        <w:t>Your Flipper Zero will now update to the current release firmware build</w:t>
      </w:r>
      <w:r w:rsidR="000C0394" w:rsidRPr="00EF6A48">
        <w:rPr>
          <w:rFonts w:cs="Consolas"/>
        </w:rPr>
        <w:t>. You will see a “Success!” in your qFlipper application when finished.</w:t>
      </w:r>
      <w:r w:rsidR="00C06A60" w:rsidRPr="00EF6A48">
        <w:rPr>
          <w:rFonts w:cs="Consolas"/>
        </w:rPr>
        <w:t xml:space="preserve"> </w:t>
      </w:r>
      <w:r w:rsidR="000C0394" w:rsidRPr="00EF6A48">
        <w:rPr>
          <w:rFonts w:cs="Consolas"/>
        </w:rPr>
        <w:t xml:space="preserve">Go to the main menu, </w:t>
      </w:r>
      <w:r w:rsidR="000C0394" w:rsidRPr="00EF6A48">
        <w:rPr>
          <w:rFonts w:cs="Consolas"/>
        </w:rPr>
        <w:lastRenderedPageBreak/>
        <w:t xml:space="preserve">open </w:t>
      </w:r>
      <w:r w:rsidR="000C0394" w:rsidRPr="00BF5BB9">
        <w:rPr>
          <w:rFonts w:cs="Consolas"/>
          <w:bCs/>
          <w:color w:val="ED7D31" w:themeColor="accent2"/>
        </w:rPr>
        <w:t>125 kHz RFID</w:t>
      </w:r>
      <w:r w:rsidR="00BD72F3" w:rsidRPr="00EF6A48">
        <w:rPr>
          <w:rFonts w:cs="Consolas"/>
        </w:rPr>
        <w:t>,</w:t>
      </w:r>
      <w:r w:rsidR="000C0394" w:rsidRPr="00EF6A48">
        <w:rPr>
          <w:rFonts w:cs="Consolas"/>
        </w:rPr>
        <w:t xml:space="preserve"> and observe. What’s the difference? You should</w:t>
      </w:r>
      <w:r w:rsidR="00386D39" w:rsidRPr="00EF6A48">
        <w:rPr>
          <w:rFonts w:cs="Consolas"/>
        </w:rPr>
        <w:t xml:space="preserve"> now see </w:t>
      </w:r>
      <w:r w:rsidR="00DE0130" w:rsidRPr="00EF6A48">
        <w:rPr>
          <w:rFonts w:cs="Consolas"/>
        </w:rPr>
        <w:t>all</w:t>
      </w:r>
      <w:r w:rsidR="00386D39" w:rsidRPr="00EF6A48">
        <w:rPr>
          <w:rFonts w:cs="Consolas"/>
        </w:rPr>
        <w:t xml:space="preserve"> the RFID sub-menus.</w:t>
      </w:r>
    </w:p>
    <w:p w14:paraId="43445776" w14:textId="77777777" w:rsidR="00386D39" w:rsidRPr="00EF6A48" w:rsidRDefault="00386D39" w:rsidP="002E0B35">
      <w:pPr>
        <w:pStyle w:val="ListParagraph"/>
        <w:ind w:left="0"/>
        <w:textAlignment w:val="baseline"/>
        <w:rPr>
          <w:rFonts w:cs="Consolas"/>
        </w:rPr>
      </w:pPr>
    </w:p>
    <w:p w14:paraId="2FDC25F5" w14:textId="77777777" w:rsidR="00394ADB" w:rsidRPr="00EF6A48" w:rsidRDefault="00394ADB" w:rsidP="00A46EE2">
      <w:pPr>
        <w:pStyle w:val="Heading2"/>
        <w:rPr>
          <w:rFonts w:cs="Consolas"/>
        </w:rPr>
      </w:pPr>
      <w:r w:rsidRPr="00EF6A48">
        <w:rPr>
          <w:rFonts w:cs="Consolas"/>
        </w:rPr>
        <w:t>Lab: Application Installation</w:t>
      </w:r>
    </w:p>
    <w:p w14:paraId="554DC4E5" w14:textId="36B3FDC5" w:rsidR="00163738" w:rsidRPr="00EF6A48" w:rsidRDefault="00783635" w:rsidP="00163738">
      <w:pPr>
        <w:rPr>
          <w:rFonts w:cs="Consolas"/>
        </w:rPr>
      </w:pPr>
      <w:r w:rsidRPr="00EF6A48">
        <w:rPr>
          <w:rFonts w:cs="Consolas"/>
          <w:b/>
          <w:bCs/>
        </w:rPr>
        <w:t>Objective:</w:t>
      </w:r>
      <w:r w:rsidR="00163738" w:rsidRPr="00EF6A48">
        <w:rPr>
          <w:rFonts w:cs="Consolas"/>
        </w:rPr>
        <w:t xml:space="preserve"> Install Day 1 applications. Why do we have to update? Open </w:t>
      </w:r>
      <w:r w:rsidR="00163738" w:rsidRPr="00BF5BB9">
        <w:rPr>
          <w:rFonts w:cs="Consolas"/>
          <w:bCs/>
          <w:color w:val="ED7D31" w:themeColor="accent2"/>
        </w:rPr>
        <w:t>RFID</w:t>
      </w:r>
      <w:r w:rsidR="00163738" w:rsidRPr="00EF6A48">
        <w:rPr>
          <w:rFonts w:cs="Consolas"/>
        </w:rPr>
        <w:t xml:space="preserve"> from the main menu of Flipper Zero and observe that an “Update Needed” message has been displayed.</w:t>
      </w:r>
    </w:p>
    <w:p w14:paraId="6B66D8E7" w14:textId="48B08471" w:rsidR="00163738" w:rsidRPr="00EF6A48" w:rsidRDefault="00163738" w:rsidP="00A46EE2">
      <w:pPr>
        <w:pStyle w:val="Heading3"/>
        <w:rPr>
          <w:rFonts w:cs="Consolas"/>
        </w:rPr>
      </w:pPr>
      <w:r w:rsidRPr="00EF6A48">
        <w:rPr>
          <w:rFonts w:cs="Consolas"/>
        </w:rPr>
        <w:t>Procedure</w:t>
      </w:r>
    </w:p>
    <w:p w14:paraId="0E7FBC39" w14:textId="64B4574D" w:rsidR="00394ADB" w:rsidRPr="00EF6A48" w:rsidRDefault="00405011" w:rsidP="00C10247">
      <w:pPr>
        <w:pStyle w:val="Heading5"/>
        <w:rPr>
          <w:rFonts w:cs="Consolas"/>
        </w:rPr>
      </w:pPr>
      <w:r w:rsidRPr="00EF6A48">
        <w:rPr>
          <w:rFonts w:cs="Consolas"/>
        </w:rPr>
        <w:t xml:space="preserve">Step </w:t>
      </w:r>
      <w:r w:rsidR="009E4FFD" w:rsidRPr="00EF6A48">
        <w:rPr>
          <w:rFonts w:cs="Consolas"/>
        </w:rPr>
        <w:t>1</w:t>
      </w:r>
      <w:r w:rsidRPr="00EF6A48">
        <w:rPr>
          <w:rFonts w:cs="Consolas"/>
        </w:rPr>
        <w:t xml:space="preserve">: </w:t>
      </w:r>
      <w:r w:rsidR="00394ADB" w:rsidRPr="00EF6A48">
        <w:rPr>
          <w:rFonts w:cs="Consolas"/>
        </w:rPr>
        <w:t>Access Flipper</w:t>
      </w:r>
      <w:r w:rsidR="007D397A" w:rsidRPr="00EF6A48">
        <w:rPr>
          <w:rFonts w:cs="Consolas"/>
        </w:rPr>
        <w:t xml:space="preserve"> Zero</w:t>
      </w:r>
      <w:r w:rsidR="00394ADB" w:rsidRPr="00EF6A48">
        <w:rPr>
          <w:rFonts w:cs="Consolas"/>
        </w:rPr>
        <w:t xml:space="preserve"> Labs App Repository</w:t>
      </w:r>
    </w:p>
    <w:p w14:paraId="72DF8DDA" w14:textId="25EADCA4" w:rsidR="00E64057" w:rsidRPr="00EF6A48" w:rsidRDefault="00E64057" w:rsidP="00E64057">
      <w:pPr>
        <w:pStyle w:val="Bullets"/>
        <w:numPr>
          <w:ilvl w:val="0"/>
          <w:numId w:val="133"/>
        </w:numPr>
        <w:rPr>
          <w:rFonts w:cs="Consolas"/>
          <w:szCs w:val="24"/>
        </w:rPr>
      </w:pPr>
      <w:r w:rsidRPr="00EF6A48">
        <w:rPr>
          <w:rFonts w:cs="Consolas"/>
          <w:szCs w:val="24"/>
        </w:rPr>
        <w:t xml:space="preserve">Close </w:t>
      </w:r>
      <w:r w:rsidRPr="00BF5BB9">
        <w:rPr>
          <w:rFonts w:cs="Consolas"/>
          <w:bCs/>
          <w:color w:val="7F40FF"/>
          <w:szCs w:val="24"/>
        </w:rPr>
        <w:t>qFlipper</w:t>
      </w:r>
      <w:r w:rsidRPr="00EF6A48">
        <w:rPr>
          <w:rFonts w:cs="Consolas"/>
          <w:szCs w:val="24"/>
        </w:rPr>
        <w:t xml:space="preserve"> on your computer</w:t>
      </w:r>
      <w:r w:rsidR="00D04354" w:rsidRPr="00EF6A48">
        <w:rPr>
          <w:rFonts w:cs="Consolas"/>
          <w:szCs w:val="24"/>
        </w:rPr>
        <w:t xml:space="preserve"> before the next step, or you will get a connection error.</w:t>
      </w:r>
    </w:p>
    <w:p w14:paraId="6ACD198E" w14:textId="1DE6D3DA" w:rsidR="00394ADB" w:rsidRPr="00EF6A48" w:rsidRDefault="00E64057" w:rsidP="00E64057">
      <w:pPr>
        <w:pStyle w:val="Bullets"/>
        <w:numPr>
          <w:ilvl w:val="0"/>
          <w:numId w:val="133"/>
        </w:numPr>
        <w:rPr>
          <w:rFonts w:cs="Consolas"/>
          <w:szCs w:val="24"/>
        </w:rPr>
      </w:pPr>
      <w:r w:rsidRPr="00EF6A48">
        <w:rPr>
          <w:rFonts w:cs="Consolas"/>
          <w:szCs w:val="24"/>
        </w:rPr>
        <w:t xml:space="preserve">Use </w:t>
      </w:r>
      <w:del w:id="136" w:author="Jason Beshara" w:date="2024-02-04T09:35:00Z">
        <w:r w:rsidRPr="00EF6A48" w:rsidDel="00BF5BB9">
          <w:rPr>
            <w:rFonts w:cs="Consolas"/>
            <w:szCs w:val="24"/>
          </w:rPr>
          <w:delText>your preferred web browser (Chrome, Firefox, or Edge) and</w:delText>
        </w:r>
      </w:del>
      <w:ins w:id="137" w:author="Jason Beshara" w:date="2024-02-04T09:35:00Z">
        <w:r w:rsidR="00BF5BB9">
          <w:rPr>
            <w:rFonts w:cs="Consolas"/>
            <w:szCs w:val="24"/>
          </w:rPr>
          <w:t>Google Chrome</w:t>
        </w:r>
      </w:ins>
      <w:ins w:id="138" w:author="Jason Beshara" w:date="2024-02-04T09:36:00Z">
        <w:r w:rsidR="00BF5BB9">
          <w:rPr>
            <w:rFonts w:cs="Consolas"/>
            <w:szCs w:val="24"/>
          </w:rPr>
          <w:t xml:space="preserve"> and</w:t>
        </w:r>
      </w:ins>
      <w:r w:rsidRPr="00EF6A48">
        <w:rPr>
          <w:rFonts w:cs="Consolas"/>
          <w:szCs w:val="24"/>
        </w:rPr>
        <w:t xml:space="preserve"> n</w:t>
      </w:r>
      <w:r w:rsidR="00394ADB" w:rsidRPr="00EF6A48">
        <w:rPr>
          <w:rFonts w:cs="Consolas"/>
          <w:szCs w:val="24"/>
        </w:rPr>
        <w:t xml:space="preserve">avigate to the Flipper Labs </w:t>
      </w:r>
      <w:r w:rsidRPr="00EF6A48">
        <w:rPr>
          <w:rFonts w:cs="Consolas"/>
          <w:szCs w:val="24"/>
        </w:rPr>
        <w:t>A</w:t>
      </w:r>
      <w:r w:rsidR="00394ADB" w:rsidRPr="00EF6A48">
        <w:rPr>
          <w:rFonts w:cs="Consolas"/>
          <w:szCs w:val="24"/>
        </w:rPr>
        <w:t xml:space="preserve">pp repository at </w:t>
      </w:r>
      <w:r w:rsidRPr="00EF6A48">
        <w:rPr>
          <w:rFonts w:cs="Consolas"/>
          <w:color w:val="0000FF"/>
          <w:rPrChange w:id="139" w:author="Jason Beshara" w:date="2024-02-04T08:53:00Z">
            <w:rPr/>
          </w:rPrChange>
        </w:rPr>
        <w:fldChar w:fldCharType="begin"/>
      </w:r>
      <w:r w:rsidRPr="00EF6A48">
        <w:rPr>
          <w:rFonts w:cs="Consolas"/>
          <w:color w:val="0000FF"/>
          <w:rPrChange w:id="140" w:author="Jason Beshara" w:date="2024-02-04T08:53:00Z">
            <w:rPr/>
          </w:rPrChange>
        </w:rPr>
        <w:instrText>HYPERLINK "https://lab.flipper.net/apps"</w:instrText>
      </w:r>
      <w:r w:rsidRPr="00EF6A48">
        <w:rPr>
          <w:rFonts w:cs="Consolas"/>
          <w:color w:val="0000FF"/>
          <w:rPrChange w:id="141" w:author="Jason Beshara" w:date="2024-02-04T08:53:00Z">
            <w:rPr>
              <w:rFonts w:cs="Consolas"/>
              <w:color w:val="0000FF"/>
            </w:rPr>
          </w:rPrChange>
        </w:rPr>
      </w:r>
      <w:r w:rsidRPr="00EF6A48">
        <w:rPr>
          <w:rPrChange w:id="142" w:author="Jason Beshara" w:date="2024-02-04T08:53:00Z">
            <w:rPr>
              <w:rStyle w:val="Hyperlink"/>
              <w:rFonts w:cs="Consolas"/>
              <w:szCs w:val="24"/>
            </w:rPr>
          </w:rPrChange>
        </w:rPr>
        <w:fldChar w:fldCharType="separate"/>
      </w:r>
      <w:r w:rsidR="00A3410E" w:rsidRPr="00EF6A48">
        <w:rPr>
          <w:rStyle w:val="Hyperlink"/>
          <w:rFonts w:cs="Consolas"/>
          <w:szCs w:val="24"/>
        </w:rPr>
        <w:t>Flipper Lab</w:t>
      </w:r>
      <w:r w:rsidRPr="00EF6A48">
        <w:rPr>
          <w:rStyle w:val="Hyperlink"/>
          <w:rFonts w:cs="Consolas"/>
          <w:szCs w:val="24"/>
        </w:rPr>
        <w:fldChar w:fldCharType="end"/>
      </w:r>
      <w:r w:rsidR="00605669" w:rsidRPr="00EF6A48">
        <w:rPr>
          <w:rFonts w:cs="Consolas"/>
          <w:szCs w:val="24"/>
        </w:rPr>
        <w:t>.</w:t>
      </w:r>
    </w:p>
    <w:p w14:paraId="595A39F2" w14:textId="0611674B" w:rsidR="00394ADB" w:rsidRPr="00EF6A48" w:rsidRDefault="00405011" w:rsidP="00C10247">
      <w:pPr>
        <w:pStyle w:val="Heading5"/>
        <w:rPr>
          <w:rFonts w:cs="Consolas"/>
        </w:rPr>
      </w:pPr>
      <w:r w:rsidRPr="00EF6A48">
        <w:rPr>
          <w:rFonts w:cs="Consolas"/>
        </w:rPr>
        <w:t xml:space="preserve">Step </w:t>
      </w:r>
      <w:r w:rsidR="009E4FFD" w:rsidRPr="00EF6A48">
        <w:rPr>
          <w:rFonts w:cs="Consolas"/>
        </w:rPr>
        <w:t>2</w:t>
      </w:r>
      <w:r w:rsidRPr="00EF6A48">
        <w:rPr>
          <w:rFonts w:cs="Consolas"/>
        </w:rPr>
        <w:t xml:space="preserve">: </w:t>
      </w:r>
      <w:r w:rsidR="00394ADB" w:rsidRPr="00EF6A48">
        <w:rPr>
          <w:rFonts w:cs="Consolas"/>
        </w:rPr>
        <w:t>Connect Flipper</w:t>
      </w:r>
      <w:r w:rsidR="007D397A" w:rsidRPr="00EF6A48">
        <w:rPr>
          <w:rFonts w:cs="Consolas"/>
        </w:rPr>
        <w:t xml:space="preserve"> Zero</w:t>
      </w:r>
      <w:r w:rsidR="00394ADB" w:rsidRPr="00EF6A48">
        <w:rPr>
          <w:rFonts w:cs="Consolas"/>
        </w:rPr>
        <w:t xml:space="preserve"> Device</w:t>
      </w:r>
    </w:p>
    <w:p w14:paraId="756DDF30" w14:textId="069B6DC5" w:rsidR="00394ADB" w:rsidRPr="00EF6A48" w:rsidRDefault="00394ADB" w:rsidP="00FF0171">
      <w:pPr>
        <w:pStyle w:val="ListParagraph"/>
        <w:numPr>
          <w:ilvl w:val="0"/>
          <w:numId w:val="112"/>
        </w:numPr>
        <w:rPr>
          <w:rFonts w:cs="Consolas"/>
        </w:rPr>
      </w:pPr>
      <w:r w:rsidRPr="00EF6A48">
        <w:rPr>
          <w:rFonts w:cs="Consolas"/>
        </w:rPr>
        <w:t xml:space="preserve">Once on the Flipper Labs </w:t>
      </w:r>
      <w:r w:rsidR="00E64057" w:rsidRPr="00EF6A48">
        <w:rPr>
          <w:rFonts w:cs="Consolas"/>
        </w:rPr>
        <w:t>A</w:t>
      </w:r>
      <w:r w:rsidRPr="00EF6A48">
        <w:rPr>
          <w:rFonts w:cs="Consolas"/>
        </w:rPr>
        <w:t xml:space="preserve">pp repository page, </w:t>
      </w:r>
      <w:r w:rsidR="00C53565" w:rsidRPr="00EF6A48">
        <w:rPr>
          <w:rFonts w:cs="Consolas"/>
        </w:rPr>
        <w:t>you’ll</w:t>
      </w:r>
      <w:r w:rsidRPr="00EF6A48">
        <w:rPr>
          <w:rFonts w:cs="Consolas"/>
        </w:rPr>
        <w:t xml:space="preserve"> notice a sidebar on the </w:t>
      </w:r>
      <w:r w:rsidR="00ED6109" w:rsidRPr="00EF6A48">
        <w:rPr>
          <w:rFonts w:cs="Consolas"/>
        </w:rPr>
        <w:t>left</w:t>
      </w:r>
      <w:r w:rsidRPr="00EF6A48">
        <w:rPr>
          <w:rFonts w:cs="Consolas"/>
        </w:rPr>
        <w:t>.</w:t>
      </w:r>
    </w:p>
    <w:p w14:paraId="13183252" w14:textId="74D26CFC" w:rsidR="00394ADB" w:rsidRPr="00EF6A48" w:rsidRDefault="00394ADB" w:rsidP="00FF0171">
      <w:pPr>
        <w:pStyle w:val="ListParagraph"/>
        <w:numPr>
          <w:ilvl w:val="0"/>
          <w:numId w:val="112"/>
        </w:numPr>
        <w:rPr>
          <w:rFonts w:cs="Consolas"/>
        </w:rPr>
      </w:pPr>
      <w:r w:rsidRPr="00EF6A48">
        <w:rPr>
          <w:rFonts w:cs="Consolas"/>
        </w:rPr>
        <w:t xml:space="preserve">In the sidebar, locate and click on </w:t>
      </w:r>
      <w:r w:rsidR="0014659F" w:rsidRPr="00BF5BB9">
        <w:rPr>
          <w:rFonts w:cs="Consolas"/>
          <w:bCs/>
          <w:color w:val="7F40FF"/>
        </w:rPr>
        <w:t>My Flipper</w:t>
      </w:r>
      <w:r w:rsidR="00A7752B" w:rsidRPr="00EF6A48">
        <w:rPr>
          <w:rFonts w:cs="Consolas"/>
        </w:rPr>
        <w:t>.</w:t>
      </w:r>
    </w:p>
    <w:p w14:paraId="224F2D43" w14:textId="39FF3AB1" w:rsidR="00394ADB" w:rsidRPr="00EF6A48" w:rsidRDefault="00394ADB" w:rsidP="00FF0171">
      <w:pPr>
        <w:pStyle w:val="ListParagraph"/>
        <w:numPr>
          <w:ilvl w:val="0"/>
          <w:numId w:val="112"/>
        </w:numPr>
        <w:rPr>
          <w:rFonts w:cs="Consolas"/>
        </w:rPr>
      </w:pPr>
      <w:r w:rsidRPr="00EF6A48">
        <w:rPr>
          <w:rFonts w:cs="Consolas"/>
        </w:rPr>
        <w:t xml:space="preserve">Click the </w:t>
      </w:r>
      <w:r w:rsidRPr="00BF5BB9">
        <w:rPr>
          <w:rFonts w:cs="Consolas"/>
          <w:bCs/>
          <w:color w:val="7F40FF"/>
        </w:rPr>
        <w:t>Connect</w:t>
      </w:r>
      <w:r w:rsidRPr="00EF6A48">
        <w:rPr>
          <w:rFonts w:cs="Consolas"/>
        </w:rPr>
        <w:t xml:space="preserve"> button. A popup window </w:t>
      </w:r>
      <w:r w:rsidR="00E32966" w:rsidRPr="00EF6A48">
        <w:rPr>
          <w:rFonts w:cs="Consolas"/>
        </w:rPr>
        <w:t xml:space="preserve">that </w:t>
      </w:r>
      <w:r w:rsidRPr="00EF6A48">
        <w:rPr>
          <w:rFonts w:cs="Consolas"/>
        </w:rPr>
        <w:t>says, "</w:t>
      </w:r>
      <w:r w:rsidR="00BA55FF" w:rsidRPr="00EF6A48">
        <w:rPr>
          <w:rFonts w:cs="Consolas"/>
        </w:rPr>
        <w:t>l</w:t>
      </w:r>
      <w:r w:rsidRPr="00EF6A48">
        <w:rPr>
          <w:rFonts w:cs="Consolas"/>
        </w:rPr>
        <w:t>ab.flipper.net wants to connect to a serial port."</w:t>
      </w:r>
    </w:p>
    <w:p w14:paraId="52882307" w14:textId="77777777" w:rsidR="00394ADB" w:rsidRPr="00EF6A48" w:rsidRDefault="00394ADB" w:rsidP="00FF0171">
      <w:pPr>
        <w:pStyle w:val="ListParagraph"/>
        <w:numPr>
          <w:ilvl w:val="0"/>
          <w:numId w:val="112"/>
        </w:numPr>
        <w:rPr>
          <w:rFonts w:cs="Consolas"/>
        </w:rPr>
      </w:pPr>
      <w:r w:rsidRPr="00EF6A48">
        <w:rPr>
          <w:rFonts w:cs="Consolas"/>
        </w:rPr>
        <w:t>In the popup window, find your Flipper device listed.</w:t>
      </w:r>
    </w:p>
    <w:p w14:paraId="4BB4AC84" w14:textId="77777777" w:rsidR="00394ADB" w:rsidRPr="00EF6A48" w:rsidRDefault="00394ADB" w:rsidP="00FF0171">
      <w:pPr>
        <w:pStyle w:val="ListParagraph"/>
        <w:numPr>
          <w:ilvl w:val="0"/>
          <w:numId w:val="112"/>
        </w:numPr>
        <w:rPr>
          <w:rFonts w:cs="Consolas"/>
        </w:rPr>
      </w:pPr>
      <w:r w:rsidRPr="00EF6A48">
        <w:rPr>
          <w:rFonts w:cs="Consolas"/>
        </w:rPr>
        <w:t>Select your Flipper</w:t>
      </w:r>
      <w:r w:rsidR="007D397A" w:rsidRPr="00EF6A48">
        <w:rPr>
          <w:rFonts w:cs="Consolas"/>
        </w:rPr>
        <w:t xml:space="preserve"> Zero</w:t>
      </w:r>
      <w:r w:rsidRPr="00EF6A48">
        <w:rPr>
          <w:rFonts w:cs="Consolas"/>
        </w:rPr>
        <w:t xml:space="preserve"> device from the list.</w:t>
      </w:r>
    </w:p>
    <w:p w14:paraId="6D4B3026" w14:textId="0036BC15" w:rsidR="00394ADB" w:rsidRPr="00EF6A48" w:rsidRDefault="00394ADB" w:rsidP="00FF0171">
      <w:pPr>
        <w:pStyle w:val="ListParagraph"/>
        <w:numPr>
          <w:ilvl w:val="0"/>
          <w:numId w:val="112"/>
        </w:numPr>
        <w:rPr>
          <w:rFonts w:cs="Consolas"/>
        </w:rPr>
      </w:pPr>
      <w:r w:rsidRPr="00EF6A48">
        <w:rPr>
          <w:rFonts w:cs="Consolas"/>
        </w:rPr>
        <w:t xml:space="preserve">Click on the </w:t>
      </w:r>
      <w:r w:rsidRPr="00BF5BB9">
        <w:rPr>
          <w:rFonts w:cs="Consolas"/>
          <w:bCs/>
          <w:color w:val="7F40FF"/>
        </w:rPr>
        <w:t>Connect</w:t>
      </w:r>
      <w:r w:rsidRPr="00EF6A48">
        <w:rPr>
          <w:rFonts w:cs="Consolas"/>
        </w:rPr>
        <w:t xml:space="preserve"> button.</w:t>
      </w:r>
    </w:p>
    <w:p w14:paraId="788306BB" w14:textId="52BBB4BC" w:rsidR="00394ADB" w:rsidRPr="00EF6A48" w:rsidRDefault="00405011" w:rsidP="00C10247">
      <w:pPr>
        <w:pStyle w:val="Heading5"/>
        <w:rPr>
          <w:rFonts w:cs="Consolas"/>
        </w:rPr>
      </w:pPr>
      <w:r w:rsidRPr="00EF6A48">
        <w:rPr>
          <w:rFonts w:cs="Consolas"/>
        </w:rPr>
        <w:t xml:space="preserve">Step </w:t>
      </w:r>
      <w:r w:rsidR="009E4FFD" w:rsidRPr="00EF6A48">
        <w:rPr>
          <w:rFonts w:cs="Consolas"/>
        </w:rPr>
        <w:t>3</w:t>
      </w:r>
      <w:r w:rsidRPr="00EF6A48">
        <w:rPr>
          <w:rFonts w:cs="Consolas"/>
        </w:rPr>
        <w:t xml:space="preserve">: </w:t>
      </w:r>
      <w:r w:rsidR="00394ADB" w:rsidRPr="00EF6A48">
        <w:rPr>
          <w:rFonts w:cs="Consolas"/>
        </w:rPr>
        <w:t>Verify Connection and Device Info</w:t>
      </w:r>
    </w:p>
    <w:p w14:paraId="55A6278C" w14:textId="3CA2B869" w:rsidR="00465CB4" w:rsidRPr="00EF6A48" w:rsidRDefault="00465CB4" w:rsidP="00A504CA">
      <w:pPr>
        <w:pStyle w:val="ListParagraph"/>
        <w:numPr>
          <w:ilvl w:val="0"/>
          <w:numId w:val="87"/>
        </w:numPr>
        <w:rPr>
          <w:rFonts w:cs="Consolas"/>
        </w:rPr>
      </w:pPr>
      <w:r w:rsidRPr="00EF6A48">
        <w:rPr>
          <w:rFonts w:cs="Consolas"/>
        </w:rPr>
        <w:t xml:space="preserve">Click on </w:t>
      </w:r>
      <w:r w:rsidRPr="00BF5BB9">
        <w:rPr>
          <w:rFonts w:cs="Consolas"/>
          <w:bCs/>
          <w:color w:val="7F40FF"/>
        </w:rPr>
        <w:t>My Flipper</w:t>
      </w:r>
      <w:r w:rsidRPr="00EF6A48">
        <w:rPr>
          <w:rFonts w:cs="Consolas"/>
        </w:rPr>
        <w:t xml:space="preserve"> in the sidebar.</w:t>
      </w:r>
    </w:p>
    <w:p w14:paraId="37A4BE28" w14:textId="119EFA85" w:rsidR="0014659F" w:rsidRPr="00EF6A48" w:rsidRDefault="00394ADB" w:rsidP="00A504CA">
      <w:pPr>
        <w:pStyle w:val="ListParagraph"/>
        <w:numPr>
          <w:ilvl w:val="0"/>
          <w:numId w:val="87"/>
        </w:numPr>
        <w:rPr>
          <w:rFonts w:cs="Consolas"/>
        </w:rPr>
      </w:pPr>
      <w:r w:rsidRPr="00EF6A48">
        <w:rPr>
          <w:rFonts w:cs="Consolas"/>
        </w:rPr>
        <w:t>Your current Flipper</w:t>
      </w:r>
      <w:r w:rsidR="007D397A" w:rsidRPr="00EF6A48">
        <w:rPr>
          <w:rFonts w:cs="Consolas"/>
        </w:rPr>
        <w:t xml:space="preserve"> Zero</w:t>
      </w:r>
      <w:r w:rsidRPr="00EF6A48">
        <w:rPr>
          <w:rFonts w:cs="Consolas"/>
        </w:rPr>
        <w:t xml:space="preserve"> device information is displayed if the connection is successful.</w:t>
      </w:r>
    </w:p>
    <w:p w14:paraId="62480A30" w14:textId="1B62C824" w:rsidR="00394ADB" w:rsidRPr="00EF6A48" w:rsidRDefault="00394ADB" w:rsidP="00A504CA">
      <w:pPr>
        <w:pStyle w:val="ListParagraph"/>
        <w:numPr>
          <w:ilvl w:val="0"/>
          <w:numId w:val="87"/>
        </w:numPr>
        <w:rPr>
          <w:rFonts w:cs="Consolas"/>
        </w:rPr>
      </w:pPr>
      <w:r w:rsidRPr="00EF6A48">
        <w:rPr>
          <w:rFonts w:cs="Consolas"/>
        </w:rPr>
        <w:t>This information will include Firmware version, build date, SD Card info, Databases, Hardware, Radio Firmware, and Radio stack.</w:t>
      </w:r>
    </w:p>
    <w:p w14:paraId="00BBB599" w14:textId="20360071" w:rsidR="00394ADB" w:rsidRPr="00EF6A48" w:rsidRDefault="00405011" w:rsidP="00C10247">
      <w:pPr>
        <w:pStyle w:val="Heading5"/>
        <w:rPr>
          <w:rFonts w:cs="Consolas"/>
        </w:rPr>
      </w:pPr>
      <w:r w:rsidRPr="00EF6A48">
        <w:rPr>
          <w:rFonts w:cs="Consolas"/>
        </w:rPr>
        <w:t xml:space="preserve">Step </w:t>
      </w:r>
      <w:r w:rsidR="009E4FFD" w:rsidRPr="00EF6A48">
        <w:rPr>
          <w:rFonts w:cs="Consolas"/>
        </w:rPr>
        <w:t>4</w:t>
      </w:r>
      <w:r w:rsidRPr="00EF6A48">
        <w:rPr>
          <w:rFonts w:cs="Consolas"/>
        </w:rPr>
        <w:t xml:space="preserve">: </w:t>
      </w:r>
      <w:r w:rsidR="00394ADB" w:rsidRPr="00EF6A48">
        <w:rPr>
          <w:rFonts w:cs="Consolas"/>
        </w:rPr>
        <w:t>Install Apps</w:t>
      </w:r>
      <w:r w:rsidR="000002C7" w:rsidRPr="00EF6A48">
        <w:rPr>
          <w:rFonts w:cs="Consolas"/>
        </w:rPr>
        <w:t xml:space="preserve"> to Flipper Zero</w:t>
      </w:r>
    </w:p>
    <w:p w14:paraId="3C32601C" w14:textId="77777777" w:rsidR="00394ADB" w:rsidRPr="00EF6A48" w:rsidRDefault="00394ADB" w:rsidP="00280320">
      <w:pPr>
        <w:pStyle w:val="ListParagraph"/>
        <w:numPr>
          <w:ilvl w:val="0"/>
          <w:numId w:val="88"/>
        </w:numPr>
        <w:rPr>
          <w:rFonts w:cs="Consolas"/>
        </w:rPr>
      </w:pPr>
      <w:r w:rsidRPr="00EF6A48">
        <w:rPr>
          <w:rFonts w:cs="Consolas"/>
        </w:rPr>
        <w:t xml:space="preserve">Return to the left column of the Flipper </w:t>
      </w:r>
      <w:r w:rsidR="007D397A" w:rsidRPr="00EF6A48">
        <w:rPr>
          <w:rFonts w:cs="Consolas"/>
        </w:rPr>
        <w:t xml:space="preserve">Zero </w:t>
      </w:r>
      <w:r w:rsidRPr="00EF6A48">
        <w:rPr>
          <w:rFonts w:cs="Consolas"/>
        </w:rPr>
        <w:t>Labs app repository page.</w:t>
      </w:r>
    </w:p>
    <w:p w14:paraId="739DEE7B" w14:textId="397DF715" w:rsidR="00394ADB" w:rsidRPr="00EF6A48" w:rsidRDefault="00DD139F" w:rsidP="00280320">
      <w:pPr>
        <w:pStyle w:val="ListParagraph"/>
        <w:numPr>
          <w:ilvl w:val="0"/>
          <w:numId w:val="88"/>
        </w:numPr>
        <w:rPr>
          <w:rFonts w:cs="Consolas"/>
        </w:rPr>
      </w:pPr>
      <w:r w:rsidRPr="00EF6A48">
        <w:rPr>
          <w:rFonts w:cs="Consolas"/>
        </w:rPr>
        <w:t xml:space="preserve">Click on </w:t>
      </w:r>
      <w:r w:rsidR="00394ADB" w:rsidRPr="00BF5BB9">
        <w:rPr>
          <w:rFonts w:cs="Consolas"/>
          <w:bCs/>
          <w:color w:val="7F40FF"/>
        </w:rPr>
        <w:t>Apps</w:t>
      </w:r>
      <w:r w:rsidR="00605669" w:rsidRPr="00EF6A48">
        <w:rPr>
          <w:rFonts w:cs="Consolas"/>
        </w:rPr>
        <w:t>.</w:t>
      </w:r>
    </w:p>
    <w:p w14:paraId="0CD2E7F6" w14:textId="37F7C7B4" w:rsidR="00394ADB" w:rsidRPr="00EF6A48" w:rsidRDefault="0014659F" w:rsidP="00280320">
      <w:pPr>
        <w:pStyle w:val="ListParagraph"/>
        <w:numPr>
          <w:ilvl w:val="0"/>
          <w:numId w:val="88"/>
        </w:numPr>
        <w:rPr>
          <w:rFonts w:cs="Consolas"/>
        </w:rPr>
      </w:pPr>
      <w:r w:rsidRPr="00EF6A48">
        <w:rPr>
          <w:rFonts w:cs="Consolas"/>
        </w:rPr>
        <w:t>Apps are</w:t>
      </w:r>
      <w:r w:rsidR="00394ADB" w:rsidRPr="00EF6A48">
        <w:rPr>
          <w:rFonts w:cs="Consolas"/>
        </w:rPr>
        <w:t xml:space="preserve"> categorized into Flipper</w:t>
      </w:r>
      <w:r w:rsidR="007D397A" w:rsidRPr="00EF6A48">
        <w:rPr>
          <w:rFonts w:cs="Consolas"/>
        </w:rPr>
        <w:t xml:space="preserve"> </w:t>
      </w:r>
      <w:r w:rsidR="00C53565" w:rsidRPr="00EF6A48">
        <w:rPr>
          <w:rFonts w:cs="Consolas"/>
        </w:rPr>
        <w:t>Zero’s</w:t>
      </w:r>
      <w:r w:rsidR="00394ADB" w:rsidRPr="00EF6A48">
        <w:rPr>
          <w:rFonts w:cs="Consolas"/>
        </w:rPr>
        <w:t xml:space="preserve"> main categories: Sub-GHz, RFID, NFC, Infrared, GPIO, iButton, USB, Games Media, Tools, and Bluetooth</w:t>
      </w:r>
      <w:r w:rsidR="002577DC" w:rsidRPr="00EF6A48">
        <w:rPr>
          <w:rFonts w:cs="Consolas"/>
        </w:rPr>
        <w:t xml:space="preserve"> at the top of </w:t>
      </w:r>
      <w:r w:rsidR="004D730D" w:rsidRPr="00EF6A48">
        <w:rPr>
          <w:rFonts w:cs="Consolas"/>
        </w:rPr>
        <w:t xml:space="preserve">the </w:t>
      </w:r>
      <w:r w:rsidR="002577DC" w:rsidRPr="00EF6A48">
        <w:rPr>
          <w:rFonts w:cs="Consolas"/>
        </w:rPr>
        <w:t>apps page</w:t>
      </w:r>
      <w:r w:rsidR="00394ADB" w:rsidRPr="00EF6A48">
        <w:rPr>
          <w:rFonts w:cs="Consolas"/>
        </w:rPr>
        <w:t>.</w:t>
      </w:r>
    </w:p>
    <w:p w14:paraId="121984D6" w14:textId="57D84E05" w:rsidR="00394ADB" w:rsidRPr="00EF6A48" w:rsidRDefault="00405011" w:rsidP="00C10247">
      <w:pPr>
        <w:pStyle w:val="Heading5"/>
        <w:rPr>
          <w:rFonts w:cs="Consolas"/>
        </w:rPr>
      </w:pPr>
      <w:r w:rsidRPr="00EF6A48">
        <w:rPr>
          <w:rFonts w:cs="Consolas"/>
        </w:rPr>
        <w:t xml:space="preserve">Step </w:t>
      </w:r>
      <w:r w:rsidR="009E4FFD" w:rsidRPr="00EF6A48">
        <w:rPr>
          <w:rFonts w:cs="Consolas"/>
        </w:rPr>
        <w:t>5</w:t>
      </w:r>
      <w:r w:rsidRPr="00EF6A48">
        <w:rPr>
          <w:rFonts w:cs="Consolas"/>
        </w:rPr>
        <w:t xml:space="preserve">: </w:t>
      </w:r>
      <w:r w:rsidR="00394ADB" w:rsidRPr="00EF6A48">
        <w:rPr>
          <w:rFonts w:cs="Consolas"/>
        </w:rPr>
        <w:t>Install Sub-GHz Apps</w:t>
      </w:r>
    </w:p>
    <w:p w14:paraId="7809CF9E" w14:textId="501F4448" w:rsidR="00394ADB" w:rsidRPr="00EF6A48" w:rsidRDefault="00394ADB" w:rsidP="00280320">
      <w:pPr>
        <w:pStyle w:val="ListParagraph"/>
        <w:numPr>
          <w:ilvl w:val="0"/>
          <w:numId w:val="89"/>
        </w:numPr>
        <w:rPr>
          <w:rFonts w:cs="Consolas"/>
        </w:rPr>
      </w:pPr>
      <w:r w:rsidRPr="00EF6A48">
        <w:rPr>
          <w:rFonts w:cs="Consolas"/>
        </w:rPr>
        <w:t xml:space="preserve">Click on </w:t>
      </w:r>
      <w:r w:rsidRPr="00BF5BB9">
        <w:rPr>
          <w:rFonts w:cs="Consolas"/>
          <w:bCs/>
          <w:color w:val="7F40FF"/>
        </w:rPr>
        <w:t>Sub-GH</w:t>
      </w:r>
      <w:r w:rsidR="0014659F" w:rsidRPr="00EF6A48">
        <w:rPr>
          <w:rFonts w:cs="Consolas"/>
        </w:rPr>
        <w:t>.</w:t>
      </w:r>
    </w:p>
    <w:p w14:paraId="2B6EE459" w14:textId="54868E83" w:rsidR="00FF0171" w:rsidRPr="00EF6A48" w:rsidRDefault="00394ADB" w:rsidP="00FF0171">
      <w:pPr>
        <w:pStyle w:val="ListParagraph"/>
        <w:numPr>
          <w:ilvl w:val="0"/>
          <w:numId w:val="89"/>
        </w:numPr>
        <w:rPr>
          <w:rFonts w:cs="Consolas"/>
        </w:rPr>
      </w:pPr>
      <w:r w:rsidRPr="00EF6A48">
        <w:rPr>
          <w:rFonts w:cs="Consolas"/>
        </w:rPr>
        <w:t xml:space="preserve">Install the </w:t>
      </w:r>
      <w:del w:id="143" w:author="Jason Beshara" w:date="2024-02-04T15:44:00Z">
        <w:r w:rsidRPr="00EF6A48" w:rsidDel="0031648E">
          <w:rPr>
            <w:rFonts w:cs="Consolas"/>
          </w:rPr>
          <w:delText xml:space="preserve">following </w:delText>
        </w:r>
        <w:r w:rsidR="004D730D" w:rsidRPr="00EF6A48" w:rsidDel="0031648E">
          <w:rPr>
            <w:rFonts w:cs="Consolas"/>
          </w:rPr>
          <w:delText>A</w:delText>
        </w:r>
        <w:r w:rsidRPr="00EF6A48" w:rsidDel="0031648E">
          <w:rPr>
            <w:rFonts w:cs="Consolas"/>
          </w:rPr>
          <w:delText>pps:</w:delText>
        </w:r>
        <w:r w:rsidR="00FF0171" w:rsidRPr="00EF6A48" w:rsidDel="0031648E">
          <w:rPr>
            <w:rFonts w:cs="Consolas"/>
          </w:rPr>
          <w:delText xml:space="preserve"> Weather Station</w:delText>
        </w:r>
        <w:r w:rsidR="0057080F" w:rsidRPr="00EF6A48" w:rsidDel="0031648E">
          <w:rPr>
            <w:rFonts w:cs="Consolas"/>
          </w:rPr>
          <w:delText xml:space="preserve"> app and </w:delText>
        </w:r>
        <w:r w:rsidR="00FF0171" w:rsidRPr="00EF6A48" w:rsidDel="0031648E">
          <w:rPr>
            <w:rFonts w:cs="Consolas"/>
          </w:rPr>
          <w:delText>Spectrum Analyzer</w:delText>
        </w:r>
        <w:r w:rsidR="0057080F" w:rsidRPr="00EF6A48" w:rsidDel="0031648E">
          <w:rPr>
            <w:rFonts w:cs="Consolas"/>
          </w:rPr>
          <w:delText xml:space="preserve"> </w:delText>
        </w:r>
        <w:r w:rsidR="00605669" w:rsidRPr="00EF6A48" w:rsidDel="0031648E">
          <w:rPr>
            <w:rFonts w:cs="Consolas"/>
          </w:rPr>
          <w:delText>A</w:delText>
        </w:r>
      </w:del>
      <w:ins w:id="144" w:author="Jason Beshara" w:date="2024-02-04T15:44:00Z">
        <w:r w:rsidR="0031648E">
          <w:rPr>
            <w:rFonts w:cs="Consolas"/>
          </w:rPr>
          <w:t>Weather Station app and Spectrum Analyzer A</w:t>
        </w:r>
      </w:ins>
      <w:r w:rsidR="0057080F" w:rsidRPr="00EF6A48">
        <w:rPr>
          <w:rFonts w:cs="Consolas"/>
        </w:rPr>
        <w:t>pp</w:t>
      </w:r>
      <w:r w:rsidR="00FF0171" w:rsidRPr="00EF6A48">
        <w:rPr>
          <w:rFonts w:cs="Consolas"/>
        </w:rPr>
        <w:t>.</w:t>
      </w:r>
    </w:p>
    <w:p w14:paraId="583AFF3A" w14:textId="15FE4CE3" w:rsidR="00394ADB" w:rsidRPr="00EF6A48" w:rsidRDefault="00405011" w:rsidP="00C10247">
      <w:pPr>
        <w:pStyle w:val="Heading5"/>
        <w:rPr>
          <w:rFonts w:cs="Consolas"/>
        </w:rPr>
      </w:pPr>
      <w:r w:rsidRPr="00EF6A48">
        <w:rPr>
          <w:rFonts w:cs="Consolas"/>
        </w:rPr>
        <w:t xml:space="preserve">Step </w:t>
      </w:r>
      <w:r w:rsidR="009E4FFD" w:rsidRPr="00EF6A48">
        <w:rPr>
          <w:rFonts w:cs="Consolas"/>
        </w:rPr>
        <w:t>6</w:t>
      </w:r>
      <w:r w:rsidRPr="00EF6A48">
        <w:rPr>
          <w:rFonts w:cs="Consolas"/>
        </w:rPr>
        <w:t xml:space="preserve">: </w:t>
      </w:r>
      <w:r w:rsidR="00394ADB" w:rsidRPr="00EF6A48">
        <w:rPr>
          <w:rFonts w:cs="Consolas"/>
        </w:rPr>
        <w:t>Install GPIO Apps</w:t>
      </w:r>
    </w:p>
    <w:p w14:paraId="6A5E2631" w14:textId="7D432F23" w:rsidR="00394ADB" w:rsidRPr="00EF6A48" w:rsidRDefault="00394ADB" w:rsidP="00280320">
      <w:pPr>
        <w:pStyle w:val="ListParagraph"/>
        <w:numPr>
          <w:ilvl w:val="0"/>
          <w:numId w:val="90"/>
        </w:numPr>
        <w:rPr>
          <w:rFonts w:cs="Consolas"/>
        </w:rPr>
      </w:pPr>
      <w:r w:rsidRPr="00EF6A48">
        <w:rPr>
          <w:rFonts w:cs="Consolas"/>
        </w:rPr>
        <w:t xml:space="preserve">Click on </w:t>
      </w:r>
      <w:r w:rsidRPr="00BF5BB9">
        <w:rPr>
          <w:rFonts w:cs="Consolas"/>
          <w:bCs/>
          <w:color w:val="7F40FF"/>
        </w:rPr>
        <w:t>GPIO</w:t>
      </w:r>
      <w:r w:rsidR="0014659F" w:rsidRPr="00EF6A48">
        <w:rPr>
          <w:rFonts w:cs="Consolas"/>
        </w:rPr>
        <w:t>.</w:t>
      </w:r>
    </w:p>
    <w:p w14:paraId="38EC02A3" w14:textId="77777777" w:rsidR="00465CB4" w:rsidRPr="00EF6A48" w:rsidRDefault="00394ADB" w:rsidP="00465CB4">
      <w:pPr>
        <w:pStyle w:val="ListParagraph"/>
        <w:numPr>
          <w:ilvl w:val="0"/>
          <w:numId w:val="90"/>
        </w:numPr>
        <w:rPr>
          <w:rFonts w:cs="Consolas"/>
        </w:rPr>
      </w:pPr>
      <w:r w:rsidRPr="00EF6A48">
        <w:rPr>
          <w:rFonts w:cs="Consolas"/>
        </w:rPr>
        <w:t xml:space="preserve">Install the </w:t>
      </w:r>
      <w:r w:rsidR="00465CB4" w:rsidRPr="00EF6A48">
        <w:rPr>
          <w:rFonts w:cs="Consolas"/>
        </w:rPr>
        <w:t>Signal Generator</w:t>
      </w:r>
      <w:r w:rsidR="0057080F" w:rsidRPr="00EF6A48">
        <w:rPr>
          <w:rFonts w:cs="Consolas"/>
        </w:rPr>
        <w:t xml:space="preserve"> </w:t>
      </w:r>
      <w:r w:rsidR="00A7752B" w:rsidRPr="00EF6A48">
        <w:rPr>
          <w:rFonts w:cs="Consolas"/>
        </w:rPr>
        <w:t>A</w:t>
      </w:r>
      <w:r w:rsidR="0057080F" w:rsidRPr="00EF6A48">
        <w:rPr>
          <w:rFonts w:cs="Consolas"/>
        </w:rPr>
        <w:t xml:space="preserve">pp and </w:t>
      </w:r>
      <w:r w:rsidR="00465CB4" w:rsidRPr="00EF6A48">
        <w:rPr>
          <w:rFonts w:cs="Consolas"/>
        </w:rPr>
        <w:t>[ESP32] Wi-Fi Marauder</w:t>
      </w:r>
      <w:r w:rsidR="0057080F" w:rsidRPr="00EF6A48">
        <w:rPr>
          <w:rFonts w:cs="Consolas"/>
        </w:rPr>
        <w:t xml:space="preserve"> </w:t>
      </w:r>
      <w:r w:rsidR="00A7752B" w:rsidRPr="00EF6A48">
        <w:rPr>
          <w:rFonts w:cs="Consolas"/>
        </w:rPr>
        <w:t>A</w:t>
      </w:r>
      <w:r w:rsidR="0057080F" w:rsidRPr="00EF6A48">
        <w:rPr>
          <w:rFonts w:cs="Consolas"/>
        </w:rPr>
        <w:t>pp</w:t>
      </w:r>
      <w:r w:rsidR="00A7752B" w:rsidRPr="00EF6A48">
        <w:rPr>
          <w:rFonts w:cs="Consolas"/>
        </w:rPr>
        <w:t>.</w:t>
      </w:r>
    </w:p>
    <w:p w14:paraId="512E0314" w14:textId="65F8D488" w:rsidR="00394ADB" w:rsidRPr="00EF6A48" w:rsidRDefault="00405011" w:rsidP="00C10247">
      <w:pPr>
        <w:pStyle w:val="Heading5"/>
        <w:rPr>
          <w:rFonts w:cs="Consolas"/>
        </w:rPr>
      </w:pPr>
      <w:r w:rsidRPr="00EF6A48">
        <w:rPr>
          <w:rFonts w:cs="Consolas"/>
        </w:rPr>
        <w:t xml:space="preserve">Step </w:t>
      </w:r>
      <w:r w:rsidR="009E4FFD" w:rsidRPr="00EF6A48">
        <w:rPr>
          <w:rFonts w:cs="Consolas"/>
        </w:rPr>
        <w:t>7</w:t>
      </w:r>
      <w:r w:rsidRPr="00EF6A48">
        <w:rPr>
          <w:rFonts w:cs="Consolas"/>
        </w:rPr>
        <w:t xml:space="preserve">: </w:t>
      </w:r>
      <w:r w:rsidR="00394ADB" w:rsidRPr="00EF6A48">
        <w:rPr>
          <w:rFonts w:cs="Consolas"/>
        </w:rPr>
        <w:t>Install Tools Apps</w:t>
      </w:r>
    </w:p>
    <w:p w14:paraId="6D38E443" w14:textId="39DEC780" w:rsidR="00394ADB" w:rsidRPr="00EF6A48" w:rsidRDefault="00DD139F" w:rsidP="00280320">
      <w:pPr>
        <w:pStyle w:val="ListParagraph"/>
        <w:numPr>
          <w:ilvl w:val="0"/>
          <w:numId w:val="91"/>
        </w:numPr>
        <w:rPr>
          <w:rFonts w:cs="Consolas"/>
        </w:rPr>
      </w:pPr>
      <w:r w:rsidRPr="00EF6A48">
        <w:rPr>
          <w:rFonts w:cs="Consolas"/>
        </w:rPr>
        <w:t xml:space="preserve">Click on </w:t>
      </w:r>
      <w:r w:rsidR="00394ADB" w:rsidRPr="00BF5BB9">
        <w:rPr>
          <w:rFonts w:cs="Consolas"/>
          <w:bCs/>
          <w:color w:val="7F40FF"/>
        </w:rPr>
        <w:t>Tools</w:t>
      </w:r>
      <w:r w:rsidR="0014659F" w:rsidRPr="00EF6A48">
        <w:rPr>
          <w:rFonts w:cs="Consolas"/>
        </w:rPr>
        <w:t>.</w:t>
      </w:r>
    </w:p>
    <w:p w14:paraId="3A99E1EA" w14:textId="77777777" w:rsidR="00465CB4" w:rsidRPr="00EF6A48" w:rsidRDefault="00394ADB" w:rsidP="00465CB4">
      <w:pPr>
        <w:pStyle w:val="ListParagraph"/>
        <w:numPr>
          <w:ilvl w:val="0"/>
          <w:numId w:val="91"/>
        </w:numPr>
        <w:rPr>
          <w:rFonts w:cs="Consolas"/>
        </w:rPr>
      </w:pPr>
      <w:r w:rsidRPr="00EF6A48">
        <w:rPr>
          <w:rFonts w:cs="Consolas"/>
        </w:rPr>
        <w:t xml:space="preserve">Install the </w:t>
      </w:r>
      <w:r w:rsidR="00465CB4" w:rsidRPr="00EF6A48">
        <w:rPr>
          <w:rFonts w:cs="Consolas"/>
        </w:rPr>
        <w:t>RFID Detector</w:t>
      </w:r>
      <w:r w:rsidR="00810327" w:rsidRPr="00EF6A48">
        <w:rPr>
          <w:rFonts w:cs="Consolas"/>
        </w:rPr>
        <w:t xml:space="preserve"> </w:t>
      </w:r>
      <w:r w:rsidR="00A7752B" w:rsidRPr="00EF6A48">
        <w:rPr>
          <w:rFonts w:cs="Consolas"/>
        </w:rPr>
        <w:t>A</w:t>
      </w:r>
      <w:r w:rsidR="00810327" w:rsidRPr="00EF6A48">
        <w:rPr>
          <w:rFonts w:cs="Consolas"/>
        </w:rPr>
        <w:t>pp and</w:t>
      </w:r>
      <w:r w:rsidR="00465CB4" w:rsidRPr="00EF6A48">
        <w:rPr>
          <w:rFonts w:cs="Consolas"/>
        </w:rPr>
        <w:t xml:space="preserve"> Multi Converter</w:t>
      </w:r>
      <w:r w:rsidR="00810327" w:rsidRPr="00EF6A48">
        <w:rPr>
          <w:rFonts w:cs="Consolas"/>
        </w:rPr>
        <w:t xml:space="preserve"> </w:t>
      </w:r>
      <w:r w:rsidR="00A7752B" w:rsidRPr="00EF6A48">
        <w:rPr>
          <w:rFonts w:cs="Consolas"/>
        </w:rPr>
        <w:t>A</w:t>
      </w:r>
      <w:r w:rsidR="00810327" w:rsidRPr="00EF6A48">
        <w:rPr>
          <w:rFonts w:cs="Consolas"/>
        </w:rPr>
        <w:t>pp</w:t>
      </w:r>
      <w:r w:rsidR="00465CB4" w:rsidRPr="00EF6A48">
        <w:rPr>
          <w:rFonts w:cs="Consolas"/>
        </w:rPr>
        <w:t xml:space="preserve"> (For European and Canadian users)</w:t>
      </w:r>
      <w:r w:rsidR="00A7752B" w:rsidRPr="00EF6A48">
        <w:rPr>
          <w:rFonts w:cs="Consolas"/>
        </w:rPr>
        <w:t>.</w:t>
      </w:r>
    </w:p>
    <w:p w14:paraId="3C7CA659" w14:textId="1C7F980C" w:rsidR="00394ADB" w:rsidRPr="00EF6A48" w:rsidRDefault="00405011" w:rsidP="00C10247">
      <w:pPr>
        <w:pStyle w:val="Heading5"/>
        <w:rPr>
          <w:rFonts w:cs="Consolas"/>
        </w:rPr>
      </w:pPr>
      <w:r w:rsidRPr="00EF6A48">
        <w:rPr>
          <w:rFonts w:cs="Consolas"/>
        </w:rPr>
        <w:lastRenderedPageBreak/>
        <w:t xml:space="preserve">Step </w:t>
      </w:r>
      <w:r w:rsidR="009E4FFD" w:rsidRPr="00EF6A48">
        <w:rPr>
          <w:rFonts w:cs="Consolas"/>
        </w:rPr>
        <w:t>8</w:t>
      </w:r>
      <w:r w:rsidRPr="00EF6A48">
        <w:rPr>
          <w:rFonts w:cs="Consolas"/>
        </w:rPr>
        <w:t xml:space="preserve">: </w:t>
      </w:r>
      <w:r w:rsidR="00394ADB" w:rsidRPr="00EF6A48">
        <w:rPr>
          <w:rFonts w:cs="Consolas"/>
        </w:rPr>
        <w:t>Explore Flipper</w:t>
      </w:r>
      <w:r w:rsidR="007D397A" w:rsidRPr="00EF6A48">
        <w:rPr>
          <w:rFonts w:cs="Consolas"/>
        </w:rPr>
        <w:t xml:space="preserve"> Zero</w:t>
      </w:r>
      <w:r w:rsidR="00394ADB" w:rsidRPr="00EF6A48">
        <w:rPr>
          <w:rFonts w:cs="Consolas"/>
        </w:rPr>
        <w:t xml:space="preserve"> Technologies</w:t>
      </w:r>
    </w:p>
    <w:p w14:paraId="15068418" w14:textId="77777777" w:rsidR="00394ADB" w:rsidRPr="00EF6A48" w:rsidRDefault="00394ADB" w:rsidP="00280320">
      <w:pPr>
        <w:pStyle w:val="ListParagraph"/>
        <w:numPr>
          <w:ilvl w:val="0"/>
          <w:numId w:val="92"/>
        </w:numPr>
        <w:rPr>
          <w:rFonts w:cs="Consolas"/>
        </w:rPr>
      </w:pPr>
      <w:r w:rsidRPr="00EF6A48">
        <w:rPr>
          <w:rFonts w:cs="Consolas"/>
        </w:rPr>
        <w:t>Take some time to explore all the different Flipper</w:t>
      </w:r>
      <w:r w:rsidR="007D397A" w:rsidRPr="00EF6A48">
        <w:rPr>
          <w:rFonts w:cs="Consolas"/>
        </w:rPr>
        <w:t xml:space="preserve"> Zero</w:t>
      </w:r>
      <w:r w:rsidRPr="00EF6A48">
        <w:rPr>
          <w:rFonts w:cs="Consolas"/>
        </w:rPr>
        <w:t xml:space="preserve"> technologies and categories listed in the </w:t>
      </w:r>
      <w:r w:rsidR="004D730D" w:rsidRPr="00EF6A48">
        <w:rPr>
          <w:rFonts w:cs="Consolas"/>
        </w:rPr>
        <w:t>App</w:t>
      </w:r>
      <w:r w:rsidRPr="00EF6A48">
        <w:rPr>
          <w:rFonts w:cs="Consolas"/>
        </w:rPr>
        <w:t xml:space="preserve"> repository.</w:t>
      </w:r>
    </w:p>
    <w:p w14:paraId="36064571" w14:textId="77777777" w:rsidR="00394ADB" w:rsidRPr="00EF6A48" w:rsidRDefault="00394ADB" w:rsidP="00280320">
      <w:pPr>
        <w:pStyle w:val="ListParagraph"/>
        <w:numPr>
          <w:ilvl w:val="0"/>
          <w:numId w:val="92"/>
        </w:numPr>
        <w:rPr>
          <w:rFonts w:cs="Consolas"/>
        </w:rPr>
      </w:pPr>
      <w:r w:rsidRPr="00EF6A48">
        <w:rPr>
          <w:rFonts w:cs="Consolas"/>
        </w:rPr>
        <w:t>See if any additional apps interest you and may be helpful in your projects.</w:t>
      </w:r>
    </w:p>
    <w:p w14:paraId="6FC02077" w14:textId="77777777" w:rsidR="00C06A60" w:rsidRPr="00EF6A48" w:rsidRDefault="00C06A60" w:rsidP="00C06A60">
      <w:pPr>
        <w:rPr>
          <w:rFonts w:cs="Consolas"/>
        </w:rPr>
      </w:pPr>
    </w:p>
    <w:p w14:paraId="64B0D27A" w14:textId="0B358475" w:rsidR="00394ADB" w:rsidRPr="00EF6A48" w:rsidRDefault="00394ADB" w:rsidP="00A46EE2">
      <w:pPr>
        <w:pStyle w:val="Heading2"/>
        <w:rPr>
          <w:rFonts w:cs="Consolas"/>
        </w:rPr>
      </w:pPr>
      <w:r w:rsidRPr="00EF6A48">
        <w:rPr>
          <w:rFonts w:cs="Consolas"/>
        </w:rPr>
        <w:t>LAB: Weather Station Read</w:t>
      </w:r>
    </w:p>
    <w:p w14:paraId="4226A175" w14:textId="77777777" w:rsidR="00163738" w:rsidRPr="00EF6A48" w:rsidRDefault="00394ADB" w:rsidP="00163738">
      <w:pPr>
        <w:rPr>
          <w:rFonts w:cs="Consolas"/>
        </w:rPr>
      </w:pPr>
      <w:r w:rsidRPr="00EF6A48">
        <w:rPr>
          <w:rFonts w:cs="Consolas"/>
          <w:b/>
          <w:bCs/>
        </w:rPr>
        <w:t>Objective:</w:t>
      </w:r>
      <w:r w:rsidR="00163738" w:rsidRPr="00EF6A48">
        <w:rPr>
          <w:rFonts w:cs="Consolas"/>
        </w:rPr>
        <w:t xml:space="preserve"> Using the Flipper Zero device to identify and record remote weather station data. </w:t>
      </w:r>
    </w:p>
    <w:p w14:paraId="334F5F6F" w14:textId="6F12B511" w:rsidR="00163738" w:rsidRPr="00EF6A48" w:rsidRDefault="00163738" w:rsidP="00A46EE2">
      <w:pPr>
        <w:pStyle w:val="Heading3"/>
        <w:rPr>
          <w:rFonts w:cs="Consolas"/>
        </w:rPr>
      </w:pPr>
      <w:r w:rsidRPr="00EF6A48">
        <w:rPr>
          <w:rFonts w:cs="Consolas"/>
        </w:rPr>
        <w:t>Procedure</w:t>
      </w:r>
    </w:p>
    <w:p w14:paraId="07D808CA" w14:textId="2DC6DAB5" w:rsidR="009424A9" w:rsidRPr="00EF6A48" w:rsidRDefault="004E684D" w:rsidP="009424A9">
      <w:pPr>
        <w:pStyle w:val="Heading5"/>
        <w:rPr>
          <w:rFonts w:cs="Consolas"/>
        </w:rPr>
      </w:pPr>
      <w:r w:rsidRPr="00EF6A48">
        <w:rPr>
          <w:rFonts w:cs="Consolas"/>
        </w:rPr>
        <w:t>Step 1:</w:t>
      </w:r>
      <w:r w:rsidR="009424A9" w:rsidRPr="00EF6A48">
        <w:rPr>
          <w:rFonts w:cs="Consolas"/>
        </w:rPr>
        <w:t xml:space="preserve"> </w:t>
      </w:r>
      <w:r w:rsidR="009D46AD" w:rsidRPr="00EF6A48">
        <w:rPr>
          <w:rFonts w:cs="Consolas"/>
        </w:rPr>
        <w:t xml:space="preserve">Open </w:t>
      </w:r>
      <w:r w:rsidR="00587037" w:rsidRPr="00EF6A48">
        <w:rPr>
          <w:rFonts w:cs="Consolas"/>
        </w:rPr>
        <w:t xml:space="preserve">the </w:t>
      </w:r>
      <w:r w:rsidR="009D46AD" w:rsidRPr="00EF6A48">
        <w:rPr>
          <w:rFonts w:cs="Consolas"/>
        </w:rPr>
        <w:t>Weather Station App</w:t>
      </w:r>
    </w:p>
    <w:p w14:paraId="183C66D2" w14:textId="03A5B9DD" w:rsidR="00465CB4" w:rsidRPr="00EF6A48" w:rsidRDefault="00465CB4" w:rsidP="003B2A84">
      <w:pPr>
        <w:pStyle w:val="ListParagraph"/>
        <w:numPr>
          <w:ilvl w:val="0"/>
          <w:numId w:val="141"/>
        </w:numPr>
        <w:rPr>
          <w:rFonts w:cs="Consolas"/>
        </w:rPr>
      </w:pPr>
      <w:r w:rsidRPr="00EF6A48">
        <w:rPr>
          <w:rFonts w:cs="Consolas"/>
        </w:rPr>
        <w:t xml:space="preserve">Navigate to </w:t>
      </w:r>
      <w:r w:rsidRPr="00BF5BB9">
        <w:rPr>
          <w:rFonts w:cs="Consolas"/>
          <w:color w:val="ED7D31" w:themeColor="accent2"/>
        </w:rPr>
        <w:t>Apps</w:t>
      </w:r>
      <w:r w:rsidR="00427A70" w:rsidRPr="00BF5BB9">
        <w:rPr>
          <w:rFonts w:cs="Consolas"/>
          <w:color w:val="ED7D31" w:themeColor="accent2"/>
        </w:rPr>
        <w:t xml:space="preserve"> </w:t>
      </w:r>
      <w:r w:rsidRPr="00BF5BB9">
        <w:rPr>
          <w:rFonts w:cs="Consolas"/>
          <w:color w:val="ED7D31" w:themeColor="accent2"/>
        </w:rPr>
        <w:t>&gt;</w:t>
      </w:r>
      <w:r w:rsidR="00427A70" w:rsidRPr="00BF5BB9">
        <w:rPr>
          <w:rFonts w:cs="Consolas"/>
          <w:color w:val="ED7D31" w:themeColor="accent2"/>
        </w:rPr>
        <w:t xml:space="preserve"> </w:t>
      </w:r>
      <w:r w:rsidRPr="00BF5BB9">
        <w:rPr>
          <w:rFonts w:cs="Consolas"/>
          <w:color w:val="ED7D31" w:themeColor="accent2"/>
        </w:rPr>
        <w:t>Sub-GHz</w:t>
      </w:r>
      <w:r w:rsidR="00427A70" w:rsidRPr="00BF5BB9">
        <w:rPr>
          <w:rFonts w:cs="Consolas"/>
          <w:color w:val="ED7D31" w:themeColor="accent2"/>
        </w:rPr>
        <w:t xml:space="preserve"> </w:t>
      </w:r>
      <w:r w:rsidRPr="00BF5BB9">
        <w:rPr>
          <w:rFonts w:cs="Consolas"/>
          <w:color w:val="ED7D31" w:themeColor="accent2"/>
        </w:rPr>
        <w:t>&gt;</w:t>
      </w:r>
      <w:r w:rsidR="00427A70" w:rsidRPr="00BF5BB9">
        <w:rPr>
          <w:rFonts w:cs="Consolas"/>
          <w:color w:val="ED7D31" w:themeColor="accent2"/>
          <w:rPrChange w:id="145" w:author="Jason Beshara" w:date="2024-02-04T09:36:00Z">
            <w:rPr>
              <w:rFonts w:cs="Consolas"/>
            </w:rPr>
          </w:rPrChange>
        </w:rPr>
        <w:t xml:space="preserve"> </w:t>
      </w:r>
      <w:r w:rsidRPr="00BF5BB9">
        <w:rPr>
          <w:rFonts w:cs="Consolas"/>
          <w:color w:val="ED7D31" w:themeColor="accent2"/>
          <w:rPrChange w:id="146" w:author="Jason Beshara" w:date="2024-02-04T09:36:00Z">
            <w:rPr>
              <w:rFonts w:cs="Consolas"/>
            </w:rPr>
          </w:rPrChange>
        </w:rPr>
        <w:t>Weather Station</w:t>
      </w:r>
      <w:r w:rsidR="00427A70" w:rsidRPr="00EF6A48">
        <w:rPr>
          <w:rFonts w:cs="Consolas"/>
        </w:rPr>
        <w:t xml:space="preserve"> </w:t>
      </w:r>
      <w:r w:rsidRPr="00EF6A48">
        <w:rPr>
          <w:rFonts w:cs="Consolas"/>
        </w:rPr>
        <w:t>and select and open</w:t>
      </w:r>
      <w:r w:rsidR="004D730D" w:rsidRPr="00EF6A48">
        <w:rPr>
          <w:rFonts w:cs="Consolas"/>
        </w:rPr>
        <w:t>.</w:t>
      </w:r>
    </w:p>
    <w:p w14:paraId="604157CF" w14:textId="77777777" w:rsidR="00465CB4" w:rsidRPr="00EF6A48" w:rsidRDefault="00465CB4" w:rsidP="003B2A84">
      <w:pPr>
        <w:pStyle w:val="ListParagraph"/>
        <w:numPr>
          <w:ilvl w:val="0"/>
          <w:numId w:val="141"/>
        </w:numPr>
        <w:rPr>
          <w:rFonts w:cs="Consolas"/>
        </w:rPr>
      </w:pPr>
      <w:r w:rsidRPr="00EF6A48">
        <w:rPr>
          <w:rFonts w:cs="Consolas"/>
        </w:rPr>
        <w:t xml:space="preserve">Click on </w:t>
      </w:r>
      <w:del w:id="147" w:author="Jason Beshara" w:date="2024-02-04T07:55:00Z">
        <w:r w:rsidRPr="00EF6A48" w:rsidDel="009805F8">
          <w:rPr>
            <w:rFonts w:cs="Consolas"/>
            <w:color w:val="ED7D31" w:themeColor="accent2"/>
          </w:rPr>
          <w:delText>“</w:delText>
        </w:r>
      </w:del>
      <w:r w:rsidRPr="00BF5BB9">
        <w:rPr>
          <w:rFonts w:cs="Consolas"/>
          <w:color w:val="ED7D31" w:themeColor="accent2"/>
        </w:rPr>
        <w:t>Read Weather Station</w:t>
      </w:r>
      <w:del w:id="148" w:author="Jason Beshara" w:date="2024-02-04T07:56:00Z">
        <w:r w:rsidRPr="00EF6A48" w:rsidDel="009805F8">
          <w:rPr>
            <w:rFonts w:cs="Consolas"/>
            <w:color w:val="ED7D31" w:themeColor="accent2"/>
          </w:rPr>
          <w:delText>”</w:delText>
        </w:r>
      </w:del>
      <w:r w:rsidR="004D730D" w:rsidRPr="00EF6A48">
        <w:rPr>
          <w:rFonts w:cs="Consolas"/>
        </w:rPr>
        <w:t>.</w:t>
      </w:r>
    </w:p>
    <w:p w14:paraId="7759FE06" w14:textId="65B935CD" w:rsidR="009424A9" w:rsidRPr="00EF6A48" w:rsidRDefault="004E684D" w:rsidP="009424A9">
      <w:pPr>
        <w:pStyle w:val="Heading5"/>
        <w:rPr>
          <w:rFonts w:cs="Consolas"/>
        </w:rPr>
      </w:pPr>
      <w:r w:rsidRPr="00EF6A48">
        <w:rPr>
          <w:rFonts w:cs="Consolas"/>
        </w:rPr>
        <w:t>Step 2</w:t>
      </w:r>
      <w:r w:rsidR="009424A9" w:rsidRPr="00EF6A48">
        <w:rPr>
          <w:rFonts w:cs="Consolas"/>
        </w:rPr>
        <w:t>: Weather Station Scan</w:t>
      </w:r>
      <w:r w:rsidR="009D46AD" w:rsidRPr="00EF6A48">
        <w:rPr>
          <w:rFonts w:cs="Consolas"/>
        </w:rPr>
        <w:t>ning</w:t>
      </w:r>
    </w:p>
    <w:p w14:paraId="45D29204" w14:textId="05D5D506" w:rsidR="00465CB4" w:rsidRPr="00EF6A48" w:rsidRDefault="00465CB4" w:rsidP="003B2A84">
      <w:pPr>
        <w:pStyle w:val="ListParagraph"/>
        <w:numPr>
          <w:ilvl w:val="0"/>
          <w:numId w:val="142"/>
        </w:numPr>
        <w:rPr>
          <w:rFonts w:cs="Consolas"/>
        </w:rPr>
      </w:pPr>
      <w:r w:rsidRPr="00EF6A48">
        <w:rPr>
          <w:rFonts w:cs="Consolas"/>
        </w:rPr>
        <w:t xml:space="preserve">Your </w:t>
      </w:r>
      <w:r w:rsidR="00A426F8" w:rsidRPr="00EF6A48">
        <w:rPr>
          <w:rFonts w:cs="Consolas"/>
        </w:rPr>
        <w:t>F</w:t>
      </w:r>
      <w:r w:rsidRPr="00EF6A48">
        <w:rPr>
          <w:rFonts w:cs="Consolas"/>
        </w:rPr>
        <w:t xml:space="preserve">lipper </w:t>
      </w:r>
      <w:r w:rsidR="00A426F8" w:rsidRPr="00EF6A48">
        <w:rPr>
          <w:rFonts w:cs="Consolas"/>
        </w:rPr>
        <w:t xml:space="preserve">Zero </w:t>
      </w:r>
      <w:r w:rsidRPr="00EF6A48">
        <w:rPr>
          <w:rFonts w:cs="Consolas"/>
        </w:rPr>
        <w:t>should be Scanning.</w:t>
      </w:r>
      <w:r w:rsidR="00427A70" w:rsidRPr="00EF6A48">
        <w:rPr>
          <w:rFonts w:cs="Consolas"/>
        </w:rPr>
        <w:t xml:space="preserve"> </w:t>
      </w:r>
      <w:r w:rsidRPr="00EF6A48">
        <w:rPr>
          <w:rFonts w:cs="Consolas"/>
        </w:rPr>
        <w:t>Observe the frequency and modulation type.</w:t>
      </w:r>
    </w:p>
    <w:p w14:paraId="2740FFF0" w14:textId="1A52989F" w:rsidR="009424A9" w:rsidRPr="00EF6A48" w:rsidRDefault="004E684D" w:rsidP="009424A9">
      <w:pPr>
        <w:pStyle w:val="Heading5"/>
        <w:rPr>
          <w:rFonts w:cs="Consolas"/>
        </w:rPr>
      </w:pPr>
      <w:r w:rsidRPr="00EF6A48">
        <w:rPr>
          <w:rFonts w:cs="Consolas"/>
        </w:rPr>
        <w:t>Step 3:</w:t>
      </w:r>
      <w:r w:rsidR="009424A9" w:rsidRPr="00EF6A48">
        <w:rPr>
          <w:rFonts w:cs="Consolas"/>
        </w:rPr>
        <w:t xml:space="preserve"> </w:t>
      </w:r>
      <w:r w:rsidR="009D46AD" w:rsidRPr="00EF6A48">
        <w:rPr>
          <w:rFonts w:cs="Consolas"/>
        </w:rPr>
        <w:t xml:space="preserve">Receiving </w:t>
      </w:r>
      <w:r w:rsidR="009424A9" w:rsidRPr="00EF6A48">
        <w:rPr>
          <w:rFonts w:cs="Consolas"/>
        </w:rPr>
        <w:t xml:space="preserve">Weather Station </w:t>
      </w:r>
      <w:r w:rsidR="009D46AD" w:rsidRPr="00EF6A48">
        <w:rPr>
          <w:rFonts w:cs="Consolas"/>
        </w:rPr>
        <w:t>Data</w:t>
      </w:r>
    </w:p>
    <w:p w14:paraId="3A3879EC" w14:textId="52732AE2" w:rsidR="00465CB4" w:rsidRPr="00EF6A48" w:rsidRDefault="00F12FB6" w:rsidP="003B2A84">
      <w:pPr>
        <w:pStyle w:val="ListParagraph"/>
        <w:numPr>
          <w:ilvl w:val="0"/>
          <w:numId w:val="143"/>
        </w:numPr>
        <w:rPr>
          <w:rFonts w:cs="Consolas"/>
        </w:rPr>
      </w:pPr>
      <w:r w:rsidRPr="00EF6A48">
        <w:rPr>
          <w:rFonts w:cs="Consolas"/>
        </w:rPr>
        <w:t>You will receive data from the weather station if your frequency and modulation type are correct</w:t>
      </w:r>
      <w:r w:rsidR="00465CB4" w:rsidRPr="00EF6A48">
        <w:rPr>
          <w:rFonts w:cs="Consolas"/>
        </w:rPr>
        <w:t>.</w:t>
      </w:r>
      <w:r w:rsidR="004E684D" w:rsidRPr="00EF6A48">
        <w:rPr>
          <w:rFonts w:cs="Consolas"/>
        </w:rPr>
        <w:t xml:space="preserve"> If </w:t>
      </w:r>
      <w:r w:rsidR="00D14F12" w:rsidRPr="00EF6A48">
        <w:rPr>
          <w:rFonts w:cs="Consolas"/>
        </w:rPr>
        <w:t>in</w:t>
      </w:r>
      <w:r w:rsidR="004E684D" w:rsidRPr="00EF6A48">
        <w:rPr>
          <w:rFonts w:cs="Consolas"/>
        </w:rPr>
        <w:t xml:space="preserve">correct, click the config button by pressing left on the </w:t>
      </w:r>
      <w:r w:rsidR="003C0862" w:rsidRPr="00EF6A48">
        <w:rPr>
          <w:rFonts w:cs="Consolas"/>
        </w:rPr>
        <w:t>Directional pad</w:t>
      </w:r>
      <w:r w:rsidR="004E684D" w:rsidRPr="00EF6A48">
        <w:rPr>
          <w:rFonts w:cs="Consolas"/>
        </w:rPr>
        <w:t xml:space="preserve"> and set the frequency (433.92 MHz) and modulation type (AM650</w:t>
      </w:r>
      <w:r w:rsidR="00D14F12" w:rsidRPr="00EF6A48">
        <w:rPr>
          <w:rFonts w:cs="Consolas"/>
        </w:rPr>
        <w:t>).</w:t>
      </w:r>
    </w:p>
    <w:p w14:paraId="462FCF59" w14:textId="6DB5CFA5" w:rsidR="009424A9" w:rsidRPr="00EF6A48" w:rsidRDefault="00D14F12" w:rsidP="009424A9">
      <w:pPr>
        <w:pStyle w:val="Heading5"/>
        <w:rPr>
          <w:rFonts w:cs="Consolas"/>
        </w:rPr>
      </w:pPr>
      <w:r w:rsidRPr="00EF6A48">
        <w:rPr>
          <w:rFonts w:cs="Consolas"/>
        </w:rPr>
        <w:t>Step 4:</w:t>
      </w:r>
      <w:r w:rsidR="009D46AD" w:rsidRPr="00EF6A48">
        <w:rPr>
          <w:rFonts w:cs="Consolas"/>
        </w:rPr>
        <w:t xml:space="preserve"> Weather Station Data Observation</w:t>
      </w:r>
    </w:p>
    <w:p w14:paraId="23AA1DBD" w14:textId="03A759E1" w:rsidR="00465CB4" w:rsidRPr="00EF6A48" w:rsidRDefault="006D3097" w:rsidP="003B2A84">
      <w:pPr>
        <w:pStyle w:val="ListParagraph"/>
        <w:numPr>
          <w:ilvl w:val="0"/>
          <w:numId w:val="144"/>
        </w:numPr>
        <w:rPr>
          <w:rFonts w:cs="Consolas"/>
        </w:rPr>
      </w:pPr>
      <w:r w:rsidRPr="00EF6A48">
        <w:rPr>
          <w:rFonts w:cs="Consolas"/>
        </w:rPr>
        <w:t>Once you</w:t>
      </w:r>
      <w:r w:rsidR="00A7752B" w:rsidRPr="00EF6A48">
        <w:rPr>
          <w:rFonts w:cs="Consolas"/>
        </w:rPr>
        <w:t>’</w:t>
      </w:r>
      <w:r w:rsidRPr="00EF6A48">
        <w:rPr>
          <w:rFonts w:cs="Consolas"/>
        </w:rPr>
        <w:t>ve received a reading from the weather station, open the file and note the different parameters of what you</w:t>
      </w:r>
      <w:r w:rsidR="00A7752B" w:rsidRPr="00EF6A48">
        <w:rPr>
          <w:rFonts w:cs="Consolas"/>
        </w:rPr>
        <w:t>’</w:t>
      </w:r>
      <w:r w:rsidRPr="00EF6A48">
        <w:rPr>
          <w:rFonts w:cs="Consolas"/>
        </w:rPr>
        <w:t>ve captured (Device type, Channel, S</w:t>
      </w:r>
      <w:r w:rsidR="00D14F12" w:rsidRPr="00EF6A48">
        <w:rPr>
          <w:rFonts w:cs="Consolas"/>
        </w:rPr>
        <w:t>n</w:t>
      </w:r>
      <w:r w:rsidRPr="00EF6A48">
        <w:rPr>
          <w:rFonts w:cs="Consolas"/>
        </w:rPr>
        <w:t xml:space="preserve">, battery status, and </w:t>
      </w:r>
      <w:r w:rsidR="00D14F12" w:rsidRPr="00EF6A48">
        <w:rPr>
          <w:rFonts w:cs="Consolas"/>
        </w:rPr>
        <w:t xml:space="preserve">weather </w:t>
      </w:r>
      <w:r w:rsidRPr="00EF6A48">
        <w:rPr>
          <w:rFonts w:cs="Consolas"/>
        </w:rPr>
        <w:t>data.</w:t>
      </w:r>
    </w:p>
    <w:p w14:paraId="670CCDB0" w14:textId="77777777" w:rsidR="009424A9" w:rsidRPr="00EF6A48" w:rsidRDefault="009424A9" w:rsidP="0054209D">
      <w:pPr>
        <w:pStyle w:val="Bullets"/>
        <w:numPr>
          <w:ilvl w:val="0"/>
          <w:numId w:val="0"/>
        </w:numPr>
        <w:rPr>
          <w:rFonts w:cs="Consolas"/>
          <w:szCs w:val="24"/>
        </w:rPr>
      </w:pPr>
    </w:p>
    <w:p w14:paraId="4F912CF1" w14:textId="77777777" w:rsidR="00394ADB" w:rsidRPr="00EF6A48" w:rsidRDefault="0026611F" w:rsidP="00A46EE2">
      <w:pPr>
        <w:pStyle w:val="Heading2"/>
        <w:rPr>
          <w:rFonts w:cs="Consolas"/>
        </w:rPr>
      </w:pPr>
      <w:r w:rsidRPr="00EF6A48">
        <w:rPr>
          <w:rFonts w:cs="Consolas"/>
        </w:rPr>
        <w:t>LAB</w:t>
      </w:r>
      <w:r w:rsidR="00394ADB" w:rsidRPr="00EF6A48">
        <w:rPr>
          <w:rFonts w:cs="Consolas"/>
        </w:rPr>
        <w:t>: Sub</w:t>
      </w:r>
      <w:r w:rsidR="007253A1" w:rsidRPr="00EF6A48">
        <w:rPr>
          <w:rFonts w:cs="Consolas"/>
        </w:rPr>
        <w:t>-</w:t>
      </w:r>
      <w:r w:rsidR="00394ADB" w:rsidRPr="00EF6A48">
        <w:rPr>
          <w:rFonts w:cs="Consolas"/>
        </w:rPr>
        <w:t>GHz</w:t>
      </w:r>
    </w:p>
    <w:p w14:paraId="0F75EA54" w14:textId="77777777" w:rsidR="00783635" w:rsidRPr="00EF6A48" w:rsidRDefault="00394ADB" w:rsidP="005D0CB7">
      <w:pPr>
        <w:rPr>
          <w:rFonts w:cs="Consolas"/>
        </w:rPr>
      </w:pPr>
      <w:r w:rsidRPr="00EF6A48">
        <w:rPr>
          <w:rFonts w:cs="Consolas"/>
          <w:b/>
          <w:bCs/>
        </w:rPr>
        <w:t>Objective:</w:t>
      </w:r>
      <w:r w:rsidR="00783635" w:rsidRPr="00EF6A48">
        <w:rPr>
          <w:rFonts w:cs="Consolas"/>
        </w:rPr>
        <w:t xml:space="preserve"> Using the Flipper Zero device, identify and record a remote control’s frequency and modulation type.</w:t>
      </w:r>
    </w:p>
    <w:p w14:paraId="39AB44A6" w14:textId="77777777" w:rsidR="00394ADB" w:rsidRPr="00EF6A48" w:rsidRDefault="00394ADB" w:rsidP="00776ED1">
      <w:pPr>
        <w:rPr>
          <w:rFonts w:cs="Consolas"/>
        </w:rPr>
      </w:pPr>
    </w:p>
    <w:p w14:paraId="7A756D9E" w14:textId="606E9981" w:rsidR="00394ADB" w:rsidRPr="00EF6A48" w:rsidRDefault="00394ADB" w:rsidP="00154E7A">
      <w:pPr>
        <w:rPr>
          <w:rFonts w:cs="Consolas"/>
          <w:b/>
          <w:bCs/>
        </w:rPr>
      </w:pPr>
      <w:r w:rsidRPr="00EF6A48">
        <w:rPr>
          <w:rFonts w:cs="Consolas"/>
          <w:b/>
          <w:bCs/>
        </w:rPr>
        <w:t>Safety and Ethical Considerations</w:t>
      </w:r>
    </w:p>
    <w:p w14:paraId="05FB3406" w14:textId="77777777" w:rsidR="00394ADB" w:rsidRPr="00EF6A48" w:rsidRDefault="00394ADB" w:rsidP="00692415">
      <w:pPr>
        <w:pStyle w:val="Bullets"/>
        <w:rPr>
          <w:rFonts w:cs="Consolas"/>
          <w:szCs w:val="24"/>
        </w:rPr>
      </w:pPr>
      <w:r w:rsidRPr="00EF6A48">
        <w:rPr>
          <w:rFonts w:cs="Consolas"/>
          <w:szCs w:val="24"/>
        </w:rPr>
        <w:t>Ensure that all activities comply with local laws and regulations regarding radio frequency use.</w:t>
      </w:r>
    </w:p>
    <w:p w14:paraId="110773C5" w14:textId="77777777" w:rsidR="00394ADB" w:rsidRPr="00EF6A48" w:rsidRDefault="00394ADB" w:rsidP="00692415">
      <w:pPr>
        <w:pStyle w:val="Bullets"/>
        <w:rPr>
          <w:rFonts w:cs="Consolas"/>
          <w:szCs w:val="24"/>
        </w:rPr>
      </w:pPr>
      <w:r w:rsidRPr="00EF6A48">
        <w:rPr>
          <w:rFonts w:cs="Consolas"/>
          <w:szCs w:val="24"/>
        </w:rPr>
        <w:t>Avoid interfering with critical systems or services.</w:t>
      </w:r>
    </w:p>
    <w:p w14:paraId="65F0F8C6" w14:textId="77777777" w:rsidR="00394ADB" w:rsidRPr="00EF6A48" w:rsidRDefault="00394ADB" w:rsidP="00154E7A">
      <w:pPr>
        <w:rPr>
          <w:rFonts w:cs="Consolas"/>
        </w:rPr>
      </w:pPr>
      <w:r w:rsidRPr="00EF6A48">
        <w:rPr>
          <w:rFonts w:cs="Consolas"/>
        </w:rPr>
        <w:t>Respect privacy and do not record or analyze device signals without proper authorization.</w:t>
      </w:r>
    </w:p>
    <w:p w14:paraId="7BCB2CB2" w14:textId="77777777" w:rsidR="00154E7A" w:rsidRPr="00EF6A48" w:rsidRDefault="00154E7A" w:rsidP="00154E7A">
      <w:pPr>
        <w:rPr>
          <w:rFonts w:cs="Consolas"/>
          <w:b/>
          <w:bCs/>
        </w:rPr>
      </w:pPr>
    </w:p>
    <w:p w14:paraId="5D0829E2" w14:textId="3BB948BC" w:rsidR="00394ADB" w:rsidRPr="00EF6A48" w:rsidRDefault="00394ADB" w:rsidP="00A46EE2">
      <w:pPr>
        <w:pStyle w:val="Heading3"/>
        <w:rPr>
          <w:rFonts w:cs="Consolas"/>
        </w:rPr>
      </w:pPr>
      <w:r w:rsidRPr="00EF6A48">
        <w:rPr>
          <w:rFonts w:cs="Consolas"/>
        </w:rPr>
        <w:t>Procedure</w:t>
      </w:r>
    </w:p>
    <w:p w14:paraId="1D3BB944" w14:textId="4B6CE6F2" w:rsidR="00394ADB" w:rsidRPr="00EF6A48" w:rsidRDefault="006D2509" w:rsidP="00C10247">
      <w:pPr>
        <w:pStyle w:val="Heading5"/>
        <w:rPr>
          <w:rFonts w:cs="Consolas"/>
        </w:rPr>
      </w:pPr>
      <w:r w:rsidRPr="00EF6A48">
        <w:rPr>
          <w:rFonts w:cs="Consolas"/>
        </w:rPr>
        <w:t xml:space="preserve">Step </w:t>
      </w:r>
      <w:r w:rsidR="00CB10ED" w:rsidRPr="00EF6A48">
        <w:rPr>
          <w:rFonts w:cs="Consolas"/>
        </w:rPr>
        <w:t>1</w:t>
      </w:r>
      <w:r w:rsidRPr="00EF6A48">
        <w:rPr>
          <w:rFonts w:cs="Consolas"/>
        </w:rPr>
        <w:t>:</w:t>
      </w:r>
      <w:r w:rsidR="00CB10ED" w:rsidRPr="00EF6A48">
        <w:rPr>
          <w:rFonts w:cs="Consolas"/>
        </w:rPr>
        <w:t xml:space="preserve"> </w:t>
      </w:r>
      <w:r w:rsidR="00394ADB" w:rsidRPr="00EF6A48">
        <w:rPr>
          <w:rFonts w:cs="Consolas"/>
        </w:rPr>
        <w:t>Frequency Analysis</w:t>
      </w:r>
      <w:r w:rsidR="00EA65F3" w:rsidRPr="00EF6A48">
        <w:rPr>
          <w:rFonts w:cs="Consolas"/>
        </w:rPr>
        <w:t xml:space="preserve"> </w:t>
      </w:r>
      <w:r w:rsidRPr="00EF6A48">
        <w:rPr>
          <w:rFonts w:cs="Consolas"/>
          <w:b w:val="0"/>
          <w:bCs w:val="0"/>
          <w:rPrChange w:id="149" w:author="Jason Beshara" w:date="2024-02-04T08:53:00Z">
            <w:rPr/>
          </w:rPrChange>
        </w:rPr>
        <w:fldChar w:fldCharType="begin"/>
      </w:r>
      <w:r w:rsidRPr="00EF6A48">
        <w:rPr>
          <w:rFonts w:cs="Consolas"/>
          <w:b w:val="0"/>
          <w:bCs w:val="0"/>
          <w:rPrChange w:id="150" w:author="Jason Beshara" w:date="2024-02-04T08:53:00Z">
            <w:rPr/>
          </w:rPrChange>
        </w:rPr>
        <w:instrText>HYPERLINK "https://docs.flipper.net/sub-ghz/frequencies"</w:instrText>
      </w:r>
      <w:r w:rsidRPr="00EF6A48">
        <w:rPr>
          <w:rFonts w:cs="Consolas"/>
          <w:b w:val="0"/>
          <w:bCs w:val="0"/>
          <w:rPrChange w:id="151" w:author="Jason Beshara" w:date="2024-02-04T08:53:00Z">
            <w:rPr>
              <w:rFonts w:cs="Consolas"/>
              <w:b w:val="0"/>
              <w:bCs w:val="0"/>
            </w:rPr>
          </w:rPrChange>
        </w:rPr>
      </w:r>
      <w:r w:rsidRPr="00EF6A48">
        <w:rPr>
          <w:b w:val="0"/>
          <w:bCs w:val="0"/>
          <w:rPrChange w:id="152" w:author="Jason Beshara" w:date="2024-02-04T08:53:00Z">
            <w:rPr>
              <w:rStyle w:val="Hyperlink"/>
              <w:rFonts w:cs="Consolas"/>
            </w:rPr>
          </w:rPrChange>
        </w:rPr>
        <w:fldChar w:fldCharType="separate"/>
      </w:r>
      <w:r w:rsidR="00EA65F3" w:rsidRPr="00EF6A48">
        <w:rPr>
          <w:rStyle w:val="Hyperlink"/>
          <w:rFonts w:cs="Consolas"/>
          <w:b w:val="0"/>
          <w:bCs w:val="0"/>
          <w:rPrChange w:id="153" w:author="Jason Beshara" w:date="2024-02-04T08:53:00Z">
            <w:rPr>
              <w:rStyle w:val="Hyperlink"/>
              <w:rFonts w:cs="Consolas"/>
            </w:rPr>
          </w:rPrChange>
        </w:rPr>
        <w:t>Supported Frequencies</w:t>
      </w:r>
      <w:r w:rsidRPr="00EF6A48">
        <w:rPr>
          <w:rStyle w:val="Hyperlink"/>
          <w:rFonts w:cs="Consolas"/>
          <w:b w:val="0"/>
          <w:bCs w:val="0"/>
          <w:rPrChange w:id="154" w:author="Jason Beshara" w:date="2024-02-04T08:53:00Z">
            <w:rPr>
              <w:rStyle w:val="Hyperlink"/>
              <w:rFonts w:cs="Consolas"/>
            </w:rPr>
          </w:rPrChange>
        </w:rPr>
        <w:fldChar w:fldCharType="end"/>
      </w:r>
    </w:p>
    <w:p w14:paraId="0A5CADFD" w14:textId="77777777" w:rsidR="003B2A84" w:rsidRPr="00EF6A48" w:rsidRDefault="003B2A84" w:rsidP="00D90926">
      <w:pPr>
        <w:pStyle w:val="Bullets"/>
        <w:numPr>
          <w:ilvl w:val="0"/>
          <w:numId w:val="145"/>
        </w:numPr>
        <w:rPr>
          <w:rFonts w:cs="Consolas"/>
          <w:szCs w:val="24"/>
        </w:rPr>
      </w:pPr>
      <w:r w:rsidRPr="00EF6A48">
        <w:rPr>
          <w:rFonts w:cs="Consolas"/>
          <w:szCs w:val="24"/>
        </w:rPr>
        <w:t>Assemble and power on the LED controller and LED light panel</w:t>
      </w:r>
    </w:p>
    <w:p w14:paraId="173F2A57" w14:textId="7623019C" w:rsidR="00394ADB" w:rsidRPr="00EF6A48" w:rsidRDefault="00394ADB" w:rsidP="00D90926">
      <w:pPr>
        <w:pStyle w:val="ListParagraph"/>
        <w:numPr>
          <w:ilvl w:val="0"/>
          <w:numId w:val="145"/>
        </w:numPr>
        <w:rPr>
          <w:rFonts w:cs="Consolas"/>
        </w:rPr>
      </w:pPr>
      <w:r w:rsidRPr="00EF6A48">
        <w:rPr>
          <w:rFonts w:cs="Consolas"/>
        </w:rPr>
        <w:t xml:space="preserve">Power on the Flipper Zero and navigate to the </w:t>
      </w:r>
      <w:r w:rsidR="00C464E7" w:rsidRPr="00BF5BB9">
        <w:rPr>
          <w:rFonts w:cs="Consolas"/>
          <w:bCs/>
          <w:color w:val="ED7D31" w:themeColor="accent2"/>
        </w:rPr>
        <w:t>Sub-GHz</w:t>
      </w:r>
      <w:ins w:id="155" w:author="Jason Beshara" w:date="2024-02-04T08:02:00Z">
        <w:r w:rsidR="004654F6" w:rsidRPr="00BF5BB9">
          <w:rPr>
            <w:rFonts w:cs="Consolas"/>
            <w:bCs/>
            <w:color w:val="ED7D31" w:themeColor="accent2"/>
          </w:rPr>
          <w:t xml:space="preserve"> &gt; Frequency Analyzer</w:t>
        </w:r>
      </w:ins>
      <w:r w:rsidRPr="00BF5BB9">
        <w:rPr>
          <w:rFonts w:cs="Consolas"/>
          <w:color w:val="ED7D31" w:themeColor="accent2"/>
          <w:rPrChange w:id="156" w:author="Jason Beshara" w:date="2024-02-04T08:53:00Z">
            <w:rPr>
              <w:rFonts w:cs="Consolas"/>
            </w:rPr>
          </w:rPrChange>
        </w:rPr>
        <w:t xml:space="preserve"> </w:t>
      </w:r>
      <w:r w:rsidRPr="00EF6A48">
        <w:rPr>
          <w:rFonts w:cs="Consolas"/>
        </w:rPr>
        <w:t>menu.</w:t>
      </w:r>
    </w:p>
    <w:p w14:paraId="6D480DC4" w14:textId="03B580A8" w:rsidR="00394ADB" w:rsidRPr="00EF6A48" w:rsidDel="004654F6" w:rsidRDefault="00394ADB" w:rsidP="00D90926">
      <w:pPr>
        <w:pStyle w:val="ListParagraph"/>
        <w:numPr>
          <w:ilvl w:val="0"/>
          <w:numId w:val="145"/>
        </w:numPr>
        <w:rPr>
          <w:del w:id="157" w:author="Jason Beshara" w:date="2024-02-04T08:03:00Z"/>
          <w:rFonts w:cs="Consolas"/>
        </w:rPr>
      </w:pPr>
      <w:del w:id="158" w:author="Jason Beshara" w:date="2024-02-04T08:03:00Z">
        <w:r w:rsidRPr="00EF6A48" w:rsidDel="004654F6">
          <w:rPr>
            <w:rFonts w:cs="Consolas"/>
          </w:rPr>
          <w:delText xml:space="preserve">Select the </w:delText>
        </w:r>
        <w:r w:rsidR="00343430" w:rsidRPr="00EF6A48" w:rsidDel="004654F6">
          <w:rPr>
            <w:rFonts w:cs="Consolas"/>
            <w:b/>
            <w:bCs/>
            <w:color w:val="ED7D31" w:themeColor="accent2"/>
          </w:rPr>
          <w:delText>“</w:delText>
        </w:r>
        <w:r w:rsidRPr="00EF6A48" w:rsidDel="004654F6">
          <w:rPr>
            <w:rFonts w:cs="Consolas"/>
            <w:b/>
            <w:bCs/>
            <w:color w:val="ED7D31" w:themeColor="accent2"/>
          </w:rPr>
          <w:delText>Frequency Analyzer</w:delText>
        </w:r>
        <w:r w:rsidR="00343430" w:rsidRPr="00EF6A48" w:rsidDel="004654F6">
          <w:rPr>
            <w:rFonts w:cs="Consolas"/>
            <w:b/>
            <w:bCs/>
            <w:color w:val="ED7D31" w:themeColor="accent2"/>
          </w:rPr>
          <w:delText>”</w:delText>
        </w:r>
        <w:r w:rsidRPr="00EF6A48" w:rsidDel="004654F6">
          <w:rPr>
            <w:rFonts w:cs="Consolas"/>
            <w:color w:val="ED7D31" w:themeColor="accent2"/>
          </w:rPr>
          <w:delText xml:space="preserve"> </w:delText>
        </w:r>
        <w:r w:rsidRPr="00EF6A48" w:rsidDel="004654F6">
          <w:rPr>
            <w:rFonts w:cs="Consolas"/>
          </w:rPr>
          <w:delText>option.</w:delText>
        </w:r>
      </w:del>
    </w:p>
    <w:p w14:paraId="004500F5" w14:textId="77777777" w:rsidR="00394ADB" w:rsidRPr="00EF6A48" w:rsidRDefault="00394ADB" w:rsidP="00D90926">
      <w:pPr>
        <w:pStyle w:val="ListParagraph"/>
        <w:numPr>
          <w:ilvl w:val="0"/>
          <w:numId w:val="145"/>
        </w:numPr>
        <w:rPr>
          <w:rFonts w:cs="Consolas"/>
        </w:rPr>
      </w:pPr>
      <w:r w:rsidRPr="00EF6A48">
        <w:rPr>
          <w:rFonts w:cs="Consolas"/>
        </w:rPr>
        <w:t>Operate the remote control near the Flipper Zero.</w:t>
      </w:r>
    </w:p>
    <w:p w14:paraId="724267EE" w14:textId="77777777" w:rsidR="00394ADB" w:rsidRPr="00EF6A48" w:rsidRDefault="00394ADB" w:rsidP="00D90926">
      <w:pPr>
        <w:pStyle w:val="ListParagraph"/>
        <w:numPr>
          <w:ilvl w:val="0"/>
          <w:numId w:val="145"/>
        </w:numPr>
        <w:rPr>
          <w:rFonts w:cs="Consolas"/>
        </w:rPr>
      </w:pPr>
      <w:r w:rsidRPr="00EF6A48">
        <w:rPr>
          <w:rFonts w:cs="Consolas"/>
        </w:rPr>
        <w:t>Observe the frequency the remote uses, as displayed on the Flipper Zero.</w:t>
      </w:r>
    </w:p>
    <w:p w14:paraId="789A06C0" w14:textId="57F21D52" w:rsidR="00394ADB" w:rsidRPr="00EF6A48" w:rsidRDefault="006D2509" w:rsidP="00C10247">
      <w:pPr>
        <w:pStyle w:val="Heading5"/>
        <w:rPr>
          <w:rFonts w:cs="Consolas"/>
        </w:rPr>
      </w:pPr>
      <w:r w:rsidRPr="00EF6A48">
        <w:rPr>
          <w:rFonts w:cs="Consolas"/>
        </w:rPr>
        <w:lastRenderedPageBreak/>
        <w:t xml:space="preserve">Step 2: </w:t>
      </w:r>
      <w:r w:rsidR="00394ADB" w:rsidRPr="00EF6A48">
        <w:rPr>
          <w:rFonts w:cs="Consolas"/>
        </w:rPr>
        <w:t>Configuration for Recording</w:t>
      </w:r>
    </w:p>
    <w:p w14:paraId="4801F48D" w14:textId="0854F1E5" w:rsidR="00394ADB" w:rsidRPr="00EF6A48" w:rsidRDefault="007B2785" w:rsidP="00E12B24">
      <w:pPr>
        <w:pStyle w:val="ListParagraph"/>
        <w:numPr>
          <w:ilvl w:val="0"/>
          <w:numId w:val="114"/>
        </w:numPr>
        <w:rPr>
          <w:rFonts w:cs="Consolas"/>
        </w:rPr>
      </w:pPr>
      <w:r w:rsidRPr="00EF6A48">
        <w:rPr>
          <w:rFonts w:cs="Consolas"/>
        </w:rPr>
        <w:t>N</w:t>
      </w:r>
      <w:r w:rsidR="00394ADB" w:rsidRPr="00EF6A48">
        <w:rPr>
          <w:rFonts w:cs="Consolas"/>
        </w:rPr>
        <w:t xml:space="preserve">avigate to the </w:t>
      </w:r>
      <w:r w:rsidR="00195473" w:rsidRPr="00BF5BB9">
        <w:rPr>
          <w:rFonts w:cs="Consolas"/>
          <w:bCs/>
          <w:color w:val="ED7D31" w:themeColor="accent2"/>
        </w:rPr>
        <w:t>Sub-GHz &gt; Read Raw</w:t>
      </w:r>
      <w:del w:id="159" w:author="Jason Beshara" w:date="2024-02-04T08:03:00Z">
        <w:r w:rsidR="00394ADB" w:rsidRPr="00EF6A48" w:rsidDel="004654F6">
          <w:rPr>
            <w:rFonts w:cs="Consolas"/>
          </w:rPr>
          <w:delText xml:space="preserve"> option under the </w:delText>
        </w:r>
        <w:r w:rsidR="00C464E7" w:rsidRPr="00EF6A48" w:rsidDel="004654F6">
          <w:rPr>
            <w:rFonts w:cs="Consolas"/>
          </w:rPr>
          <w:delText>Sub-GHz</w:delText>
        </w:r>
        <w:r w:rsidR="00394ADB" w:rsidRPr="00EF6A48" w:rsidDel="004654F6">
          <w:rPr>
            <w:rFonts w:cs="Consolas"/>
          </w:rPr>
          <w:delText xml:space="preserve"> menu</w:delText>
        </w:r>
      </w:del>
      <w:r w:rsidR="00394ADB" w:rsidRPr="00EF6A48">
        <w:rPr>
          <w:rFonts w:cs="Consolas"/>
        </w:rPr>
        <w:t>.</w:t>
      </w:r>
    </w:p>
    <w:p w14:paraId="0E0FA85B" w14:textId="77777777" w:rsidR="00394ADB" w:rsidRPr="00EF6A48" w:rsidRDefault="007B2785" w:rsidP="00E12B24">
      <w:pPr>
        <w:pStyle w:val="ListParagraph"/>
        <w:numPr>
          <w:ilvl w:val="0"/>
          <w:numId w:val="114"/>
        </w:numPr>
        <w:rPr>
          <w:rFonts w:cs="Consolas"/>
        </w:rPr>
      </w:pPr>
      <w:r w:rsidRPr="00EF6A48">
        <w:rPr>
          <w:rFonts w:cs="Consolas"/>
        </w:rPr>
        <w:t>The frequency should match what you previously observed within the frequency analyzer. If not, a</w:t>
      </w:r>
      <w:r w:rsidR="00394ADB" w:rsidRPr="00EF6A48">
        <w:rPr>
          <w:rFonts w:cs="Consolas"/>
        </w:rPr>
        <w:t>ccess the configuration settings by clicking the left arrow</w:t>
      </w:r>
      <w:r w:rsidRPr="00EF6A48">
        <w:rPr>
          <w:rFonts w:cs="Consolas"/>
        </w:rPr>
        <w:t xml:space="preserve"> and manually setting the correct frequency and modulation type</w:t>
      </w:r>
      <w:r w:rsidR="00394ADB" w:rsidRPr="00EF6A48">
        <w:rPr>
          <w:rFonts w:cs="Consolas"/>
        </w:rPr>
        <w:t>.</w:t>
      </w:r>
    </w:p>
    <w:p w14:paraId="09BA6A74" w14:textId="22DA2524" w:rsidR="00394ADB" w:rsidRPr="00EF6A48" w:rsidRDefault="00394ADB" w:rsidP="00E12B24">
      <w:pPr>
        <w:pStyle w:val="ListParagraph"/>
        <w:numPr>
          <w:ilvl w:val="0"/>
          <w:numId w:val="114"/>
        </w:numPr>
        <w:rPr>
          <w:rFonts w:cs="Consolas"/>
        </w:rPr>
      </w:pPr>
      <w:r w:rsidRPr="00EF6A48">
        <w:rPr>
          <w:rFonts w:cs="Consolas"/>
        </w:rPr>
        <w:t xml:space="preserve">Set the frequency to match the one observed in the </w:t>
      </w:r>
      <w:ins w:id="160" w:author="WLANPros Assets" w:date="2024-02-03T16:47:00Z">
        <w:r w:rsidR="00A9173B" w:rsidRPr="00BF5BB9">
          <w:rPr>
            <w:rFonts w:cs="Consolas"/>
            <w:bCs/>
            <w:color w:val="ED7D31" w:themeColor="accent2"/>
          </w:rPr>
          <w:t>F</w:t>
        </w:r>
      </w:ins>
      <w:del w:id="161" w:author="WLANPros Assets" w:date="2024-02-03T16:47:00Z">
        <w:r w:rsidRPr="00BF5BB9" w:rsidDel="00A9173B">
          <w:rPr>
            <w:rFonts w:cs="Consolas"/>
            <w:bCs/>
            <w:color w:val="ED7D31" w:themeColor="accent2"/>
          </w:rPr>
          <w:delText>f</w:delText>
        </w:r>
      </w:del>
      <w:r w:rsidRPr="00BF5BB9">
        <w:rPr>
          <w:rFonts w:cs="Consolas"/>
          <w:bCs/>
          <w:color w:val="ED7D31" w:themeColor="accent2"/>
        </w:rPr>
        <w:t xml:space="preserve">requency </w:t>
      </w:r>
      <w:ins w:id="162" w:author="WLANPros Assets" w:date="2024-02-03T16:47:00Z">
        <w:r w:rsidR="00A9173B" w:rsidRPr="00BF5BB9">
          <w:rPr>
            <w:rFonts w:cs="Consolas"/>
            <w:bCs/>
            <w:color w:val="ED7D31" w:themeColor="accent2"/>
          </w:rPr>
          <w:t>A</w:t>
        </w:r>
      </w:ins>
      <w:del w:id="163" w:author="WLANPros Assets" w:date="2024-02-03T16:47:00Z">
        <w:r w:rsidRPr="00BF5BB9" w:rsidDel="00A9173B">
          <w:rPr>
            <w:rFonts w:cs="Consolas"/>
            <w:bCs/>
            <w:color w:val="ED7D31" w:themeColor="accent2"/>
          </w:rPr>
          <w:delText>a</w:delText>
        </w:r>
      </w:del>
      <w:r w:rsidRPr="00BF5BB9">
        <w:rPr>
          <w:rFonts w:cs="Consolas"/>
          <w:bCs/>
          <w:color w:val="ED7D31" w:themeColor="accent2"/>
        </w:rPr>
        <w:t>nalyzer</w:t>
      </w:r>
      <w:r w:rsidRPr="00EF6A48">
        <w:rPr>
          <w:rFonts w:cs="Consolas"/>
        </w:rPr>
        <w:t>.</w:t>
      </w:r>
    </w:p>
    <w:p w14:paraId="4F928AE1" w14:textId="77777777" w:rsidR="00394ADB" w:rsidRPr="00EF6A48" w:rsidRDefault="00394ADB" w:rsidP="00E12B24">
      <w:pPr>
        <w:pStyle w:val="ListParagraph"/>
        <w:numPr>
          <w:ilvl w:val="0"/>
          <w:numId w:val="114"/>
        </w:numPr>
        <w:rPr>
          <w:rFonts w:cs="Consolas"/>
        </w:rPr>
      </w:pPr>
      <w:r w:rsidRPr="00EF6A48">
        <w:rPr>
          <w:rFonts w:cs="Consolas"/>
        </w:rPr>
        <w:t>Adjust the modulation type if necessary. Note: This may require trial and error, as the correct modulation type is crucial for accurately recording the signal.</w:t>
      </w:r>
    </w:p>
    <w:p w14:paraId="43E6B00E" w14:textId="35D2118D" w:rsidR="00394ADB" w:rsidRPr="00EF6A48" w:rsidRDefault="006D2509" w:rsidP="00C10247">
      <w:pPr>
        <w:pStyle w:val="Heading5"/>
        <w:rPr>
          <w:rFonts w:cs="Consolas"/>
        </w:rPr>
      </w:pPr>
      <w:r w:rsidRPr="00EF6A48">
        <w:rPr>
          <w:rFonts w:cs="Consolas"/>
        </w:rPr>
        <w:t xml:space="preserve">Step 3: </w:t>
      </w:r>
      <w:r w:rsidR="00394ADB" w:rsidRPr="00EF6A48">
        <w:rPr>
          <w:rFonts w:cs="Consolas"/>
        </w:rPr>
        <w:t>Recording the Signal (Read)</w:t>
      </w:r>
      <w:r w:rsidR="00EA65F3" w:rsidRPr="00EF6A48">
        <w:rPr>
          <w:rFonts w:cs="Consolas"/>
        </w:rPr>
        <w:t xml:space="preserve"> </w:t>
      </w:r>
      <w:r w:rsidRPr="00EF6A48">
        <w:rPr>
          <w:rFonts w:cs="Consolas"/>
          <w:b w:val="0"/>
          <w:bCs w:val="0"/>
          <w:rPrChange w:id="164" w:author="Jason Beshara" w:date="2024-02-04T08:53:00Z">
            <w:rPr/>
          </w:rPrChange>
        </w:rPr>
        <w:fldChar w:fldCharType="begin"/>
      </w:r>
      <w:r w:rsidRPr="00EF6A48">
        <w:rPr>
          <w:rFonts w:cs="Consolas"/>
          <w:b w:val="0"/>
          <w:bCs w:val="0"/>
          <w:rPrChange w:id="165" w:author="Jason Beshara" w:date="2024-02-04T08:53:00Z">
            <w:rPr/>
          </w:rPrChange>
        </w:rPr>
        <w:instrText>HYPERLINK "https://docs.flipper.net/sub-ghz/read"</w:instrText>
      </w:r>
      <w:r w:rsidRPr="00EF6A48">
        <w:rPr>
          <w:rFonts w:cs="Consolas"/>
          <w:b w:val="0"/>
          <w:bCs w:val="0"/>
          <w:rPrChange w:id="166" w:author="Jason Beshara" w:date="2024-02-04T08:53:00Z">
            <w:rPr>
              <w:rFonts w:cs="Consolas"/>
              <w:b w:val="0"/>
              <w:bCs w:val="0"/>
            </w:rPr>
          </w:rPrChange>
        </w:rPr>
      </w:r>
      <w:r w:rsidRPr="00EF6A48">
        <w:rPr>
          <w:b w:val="0"/>
          <w:bCs w:val="0"/>
          <w:rPrChange w:id="167" w:author="Jason Beshara" w:date="2024-02-04T08:53:00Z">
            <w:rPr>
              <w:rStyle w:val="Hyperlink"/>
              <w:rFonts w:cs="Consolas"/>
            </w:rPr>
          </w:rPrChange>
        </w:rPr>
        <w:fldChar w:fldCharType="separate"/>
      </w:r>
      <w:r w:rsidR="00EA65F3" w:rsidRPr="00EF6A48">
        <w:rPr>
          <w:rStyle w:val="Hyperlink"/>
          <w:rFonts w:cs="Consolas"/>
          <w:b w:val="0"/>
          <w:bCs w:val="0"/>
          <w:rPrChange w:id="168" w:author="Jason Beshara" w:date="2024-02-04T08:53:00Z">
            <w:rPr>
              <w:rStyle w:val="Hyperlink"/>
              <w:rFonts w:cs="Consolas"/>
            </w:rPr>
          </w:rPrChange>
        </w:rPr>
        <w:t>Reading Sub-GHz Signals</w:t>
      </w:r>
      <w:r w:rsidRPr="00EF6A48">
        <w:rPr>
          <w:rStyle w:val="Hyperlink"/>
          <w:rFonts w:cs="Consolas"/>
          <w:b w:val="0"/>
          <w:bCs w:val="0"/>
          <w:rPrChange w:id="169" w:author="Jason Beshara" w:date="2024-02-04T08:53:00Z">
            <w:rPr>
              <w:rStyle w:val="Hyperlink"/>
              <w:rFonts w:cs="Consolas"/>
            </w:rPr>
          </w:rPrChange>
        </w:rPr>
        <w:fldChar w:fldCharType="end"/>
      </w:r>
    </w:p>
    <w:p w14:paraId="03FCEC85" w14:textId="77777777" w:rsidR="00394ADB" w:rsidRPr="00EF6A48" w:rsidRDefault="00394ADB" w:rsidP="00E12B24">
      <w:pPr>
        <w:pStyle w:val="ListParagraph"/>
        <w:numPr>
          <w:ilvl w:val="0"/>
          <w:numId w:val="115"/>
        </w:numPr>
        <w:rPr>
          <w:rFonts w:cs="Consolas"/>
        </w:rPr>
      </w:pPr>
      <w:r w:rsidRPr="00EF6A48">
        <w:rPr>
          <w:rFonts w:cs="Consolas"/>
        </w:rPr>
        <w:t>Ensure the frequency and modulation settings are correct.</w:t>
      </w:r>
    </w:p>
    <w:p w14:paraId="190A5F38" w14:textId="269C1F20" w:rsidR="00394ADB" w:rsidRPr="00EF6A48" w:rsidRDefault="00394ADB" w:rsidP="00E12B24">
      <w:pPr>
        <w:pStyle w:val="ListParagraph"/>
        <w:numPr>
          <w:ilvl w:val="0"/>
          <w:numId w:val="115"/>
        </w:numPr>
        <w:rPr>
          <w:rFonts w:cs="Consolas"/>
        </w:rPr>
      </w:pPr>
      <w:r w:rsidRPr="00EF6A48">
        <w:rPr>
          <w:rFonts w:cs="Consolas"/>
        </w:rPr>
        <w:t xml:space="preserve">Select the </w:t>
      </w:r>
      <w:r w:rsidRPr="00BF5BB9">
        <w:rPr>
          <w:rFonts w:cs="Consolas"/>
          <w:bCs/>
          <w:color w:val="ED7D31" w:themeColor="accent2"/>
        </w:rPr>
        <w:t>Read</w:t>
      </w:r>
      <w:r w:rsidRPr="00EF6A48">
        <w:rPr>
          <w:rFonts w:cs="Consolas"/>
        </w:rPr>
        <w:t xml:space="preserve"> button within the </w:t>
      </w:r>
      <w:r w:rsidR="007253A1" w:rsidRPr="00BF5BB9">
        <w:rPr>
          <w:rFonts w:cs="Consolas"/>
          <w:bCs/>
          <w:color w:val="ED7D31" w:themeColor="accent2"/>
        </w:rPr>
        <w:t>Sub-GHz</w:t>
      </w:r>
      <w:r w:rsidRPr="00EF6A48">
        <w:rPr>
          <w:rFonts w:cs="Consolas"/>
        </w:rPr>
        <w:t xml:space="preserve"> menu on the Flipper Zero.</w:t>
      </w:r>
    </w:p>
    <w:p w14:paraId="46E5EC2F" w14:textId="5CDFB334" w:rsidR="00394ADB" w:rsidRPr="00EF6A48" w:rsidRDefault="00394ADB" w:rsidP="001214E6">
      <w:pPr>
        <w:pStyle w:val="ListParagraph"/>
        <w:numPr>
          <w:ilvl w:val="0"/>
          <w:numId w:val="115"/>
        </w:numPr>
        <w:rPr>
          <w:rFonts w:cs="Consolas"/>
        </w:rPr>
      </w:pPr>
      <w:r w:rsidRPr="00EF6A48">
        <w:rPr>
          <w:rFonts w:cs="Consolas"/>
        </w:rPr>
        <w:t xml:space="preserve">While reading, </w:t>
      </w:r>
      <w:r w:rsidR="00631369" w:rsidRPr="00EF6A48">
        <w:rPr>
          <w:rFonts w:cs="Consolas"/>
        </w:rPr>
        <w:t>you</w:t>
      </w:r>
      <w:r w:rsidRPr="00EF6A48">
        <w:rPr>
          <w:rFonts w:cs="Consolas"/>
        </w:rPr>
        <w:t xml:space="preserve"> will press </w:t>
      </w:r>
      <w:r w:rsidR="00631369" w:rsidRPr="00EF6A48">
        <w:rPr>
          <w:rFonts w:cs="Consolas"/>
        </w:rPr>
        <w:t>multiple</w:t>
      </w:r>
      <w:r w:rsidRPr="00EF6A48">
        <w:rPr>
          <w:rFonts w:cs="Consolas"/>
        </w:rPr>
        <w:t xml:space="preserve"> button</w:t>
      </w:r>
      <w:r w:rsidR="00631369" w:rsidRPr="00EF6A48">
        <w:rPr>
          <w:rFonts w:cs="Consolas"/>
        </w:rPr>
        <w:t>s</w:t>
      </w:r>
      <w:r w:rsidRPr="00EF6A48">
        <w:rPr>
          <w:rFonts w:cs="Consolas"/>
        </w:rPr>
        <w:t xml:space="preserve"> on</w:t>
      </w:r>
      <w:r w:rsidR="001214E6" w:rsidRPr="00EF6A48">
        <w:rPr>
          <w:rFonts w:cs="Consolas"/>
        </w:rPr>
        <w:t xml:space="preserve"> the LED remote, starting with the power button. </w:t>
      </w:r>
      <w:r w:rsidRPr="00EF6A48">
        <w:rPr>
          <w:rFonts w:cs="Consolas"/>
        </w:rPr>
        <w:t>Observe the file type</w:t>
      </w:r>
      <w:r w:rsidR="00631369" w:rsidRPr="00EF6A48">
        <w:rPr>
          <w:rFonts w:cs="Consolas"/>
        </w:rPr>
        <w:t xml:space="preserve"> and encoding</w:t>
      </w:r>
      <w:r w:rsidRPr="00EF6A48">
        <w:rPr>
          <w:rFonts w:cs="Consolas"/>
        </w:rPr>
        <w:t>.</w:t>
      </w:r>
    </w:p>
    <w:p w14:paraId="7DA29C6A" w14:textId="77777777" w:rsidR="00394ADB" w:rsidRPr="00EF6A48" w:rsidRDefault="00394ADB" w:rsidP="00E12B24">
      <w:pPr>
        <w:pStyle w:val="ListParagraph"/>
        <w:numPr>
          <w:ilvl w:val="0"/>
          <w:numId w:val="115"/>
        </w:numPr>
        <w:rPr>
          <w:rFonts w:cs="Consolas"/>
        </w:rPr>
      </w:pPr>
      <w:r w:rsidRPr="00EF6A48">
        <w:rPr>
          <w:rFonts w:cs="Consolas"/>
        </w:rPr>
        <w:t>Stop the recording</w:t>
      </w:r>
      <w:r w:rsidR="007B2785" w:rsidRPr="00EF6A48">
        <w:rPr>
          <w:rFonts w:cs="Consolas"/>
        </w:rPr>
        <w:t xml:space="preserve"> by pressing the back button</w:t>
      </w:r>
      <w:r w:rsidR="000517F2" w:rsidRPr="00EF6A48">
        <w:rPr>
          <w:rFonts w:cs="Consolas"/>
        </w:rPr>
        <w:t xml:space="preserve"> </w:t>
      </w:r>
      <w:r w:rsidR="007B2785" w:rsidRPr="00EF6A48">
        <w:rPr>
          <w:rFonts w:cs="Consolas"/>
        </w:rPr>
        <w:t>once</w:t>
      </w:r>
      <w:r w:rsidRPr="00EF6A48">
        <w:rPr>
          <w:rFonts w:cs="Consolas"/>
        </w:rPr>
        <w:t xml:space="preserve"> sufficient data has been captured.</w:t>
      </w:r>
    </w:p>
    <w:p w14:paraId="62578A70" w14:textId="77777777" w:rsidR="007B2785" w:rsidRPr="00EF6A48" w:rsidRDefault="007B2785" w:rsidP="00E12B24">
      <w:pPr>
        <w:pStyle w:val="ListParagraph"/>
        <w:numPr>
          <w:ilvl w:val="0"/>
          <w:numId w:val="115"/>
        </w:numPr>
        <w:rPr>
          <w:rFonts w:cs="Consolas"/>
        </w:rPr>
      </w:pPr>
      <w:r w:rsidRPr="00EF6A48">
        <w:rPr>
          <w:rFonts w:cs="Consolas"/>
        </w:rPr>
        <w:t xml:space="preserve">Select </w:t>
      </w:r>
      <w:r w:rsidR="009E7DBA" w:rsidRPr="00EF6A48">
        <w:rPr>
          <w:rFonts w:cs="Consolas"/>
        </w:rPr>
        <w:t>the entries captured and press the select button to look at the data recorded.</w:t>
      </w:r>
    </w:p>
    <w:p w14:paraId="5366D529" w14:textId="4CD37342" w:rsidR="009E7DBA" w:rsidRPr="00EF6A48" w:rsidRDefault="009E7DBA" w:rsidP="00E12B24">
      <w:pPr>
        <w:pStyle w:val="ListParagraph"/>
        <w:numPr>
          <w:ilvl w:val="0"/>
          <w:numId w:val="115"/>
        </w:numPr>
        <w:rPr>
          <w:rFonts w:cs="Consolas"/>
        </w:rPr>
      </w:pPr>
      <w:r w:rsidRPr="00EF6A48">
        <w:rPr>
          <w:rFonts w:cs="Consolas"/>
        </w:rPr>
        <w:t xml:space="preserve">Select </w:t>
      </w:r>
      <w:r w:rsidRPr="00BF5BB9">
        <w:rPr>
          <w:rFonts w:cs="Consolas"/>
          <w:bCs/>
          <w:color w:val="ED7D31" w:themeColor="accent2"/>
        </w:rPr>
        <w:t>Send</w:t>
      </w:r>
      <w:r w:rsidRPr="00EF6A48">
        <w:rPr>
          <w:rFonts w:cs="Consolas"/>
        </w:rPr>
        <w:t xml:space="preserve"> to send the recorded signal to your LED.</w:t>
      </w:r>
    </w:p>
    <w:p w14:paraId="2B0C6402" w14:textId="303263FD" w:rsidR="009E7DBA" w:rsidRPr="00EF6A48" w:rsidRDefault="009E7DBA" w:rsidP="00E12B24">
      <w:pPr>
        <w:pStyle w:val="ListParagraph"/>
        <w:numPr>
          <w:ilvl w:val="0"/>
          <w:numId w:val="115"/>
        </w:numPr>
        <w:rPr>
          <w:rFonts w:cs="Consolas"/>
        </w:rPr>
      </w:pPr>
      <w:r w:rsidRPr="00EF6A48">
        <w:rPr>
          <w:rFonts w:cs="Consolas"/>
        </w:rPr>
        <w:t xml:space="preserve">Select </w:t>
      </w:r>
      <w:r w:rsidRPr="00BF5BB9">
        <w:rPr>
          <w:rFonts w:cs="Consolas"/>
          <w:bCs/>
          <w:color w:val="ED7D31" w:themeColor="accent2"/>
        </w:rPr>
        <w:t>Save</w:t>
      </w:r>
      <w:r w:rsidRPr="00EF6A48">
        <w:rPr>
          <w:rFonts w:cs="Consolas"/>
        </w:rPr>
        <w:t xml:space="preserve"> to save the file(s) to your SD card. Use a name you can find later for analysis or emulation.</w:t>
      </w:r>
    </w:p>
    <w:p w14:paraId="1565599A" w14:textId="0AD051D7" w:rsidR="009E7DBA" w:rsidRPr="00EF6A48" w:rsidRDefault="009E7DBA" w:rsidP="00E12B24">
      <w:pPr>
        <w:pStyle w:val="ListParagraph"/>
        <w:numPr>
          <w:ilvl w:val="0"/>
          <w:numId w:val="115"/>
        </w:numPr>
        <w:rPr>
          <w:rFonts w:cs="Consolas"/>
        </w:rPr>
      </w:pPr>
      <w:r w:rsidRPr="00EF6A48">
        <w:rPr>
          <w:rFonts w:cs="Consolas"/>
        </w:rPr>
        <w:t xml:space="preserve">Once saved, </w:t>
      </w:r>
      <w:del w:id="170" w:author="Jason Beshara" w:date="2024-02-04T08:05:00Z">
        <w:r w:rsidRPr="00EF6A48" w:rsidDel="003D23A3">
          <w:rPr>
            <w:rFonts w:cs="Consolas"/>
          </w:rPr>
          <w:delText>go back</w:delText>
        </w:r>
      </w:del>
      <w:ins w:id="171" w:author="Jason Beshara" w:date="2024-02-04T08:05:00Z">
        <w:r w:rsidR="003D23A3" w:rsidRPr="00EF6A48">
          <w:rPr>
            <w:rFonts w:cs="Consolas"/>
          </w:rPr>
          <w:t>navigate</w:t>
        </w:r>
      </w:ins>
      <w:r w:rsidRPr="00EF6A48">
        <w:rPr>
          <w:rFonts w:cs="Consolas"/>
        </w:rPr>
        <w:t xml:space="preserve"> to the </w:t>
      </w:r>
      <w:r w:rsidRPr="00BF5BB9">
        <w:rPr>
          <w:rFonts w:cs="Consolas"/>
          <w:bCs/>
          <w:color w:val="ED7D31" w:themeColor="accent2"/>
        </w:rPr>
        <w:t>Sub-GHz</w:t>
      </w:r>
      <w:r w:rsidRPr="00EF6A48">
        <w:rPr>
          <w:rFonts w:cs="Consolas"/>
        </w:rPr>
        <w:t xml:space="preserve"> </w:t>
      </w:r>
      <w:del w:id="172" w:author="Jason Beshara" w:date="2024-02-04T08:05:00Z">
        <w:r w:rsidR="008C6D76" w:rsidRPr="00EF6A48" w:rsidDel="003D23A3">
          <w:rPr>
            <w:rFonts w:cs="Consolas"/>
          </w:rPr>
          <w:delText>menu,</w:delText>
        </w:r>
        <w:r w:rsidRPr="00EF6A48" w:rsidDel="003D23A3">
          <w:rPr>
            <w:rFonts w:cs="Consolas"/>
          </w:rPr>
          <w:delText xml:space="preserve"> and scroll to</w:delText>
        </w:r>
      </w:del>
      <w:ins w:id="173" w:author="Jason Beshara" w:date="2024-02-04T08:05:00Z">
        <w:r w:rsidR="003D23A3" w:rsidRPr="00EF6A48">
          <w:rPr>
            <w:rFonts w:cs="Consolas"/>
          </w:rPr>
          <w:t>&gt;</w:t>
        </w:r>
      </w:ins>
      <w:r w:rsidRPr="00EF6A48">
        <w:rPr>
          <w:rFonts w:cs="Consolas"/>
        </w:rPr>
        <w:t xml:space="preserve"> </w:t>
      </w:r>
      <w:r w:rsidRPr="00BF5BB9">
        <w:rPr>
          <w:rFonts w:cs="Consolas"/>
          <w:bCs/>
          <w:color w:val="ED7D31" w:themeColor="accent2"/>
        </w:rPr>
        <w:t>Saved</w:t>
      </w:r>
      <w:r w:rsidR="0031790A" w:rsidRPr="00EF6A48">
        <w:rPr>
          <w:rFonts w:cs="Consolas"/>
        </w:rPr>
        <w:t>.</w:t>
      </w:r>
    </w:p>
    <w:p w14:paraId="6C2B1740" w14:textId="05A65FF2" w:rsidR="009E7DBA" w:rsidRPr="00EF6A48" w:rsidRDefault="009E7DBA" w:rsidP="00E12B24">
      <w:pPr>
        <w:pStyle w:val="ListParagraph"/>
        <w:numPr>
          <w:ilvl w:val="0"/>
          <w:numId w:val="115"/>
        </w:numPr>
        <w:rPr>
          <w:rFonts w:cs="Consolas"/>
        </w:rPr>
      </w:pPr>
      <w:r w:rsidRPr="00EF6A48">
        <w:rPr>
          <w:rFonts w:cs="Consolas"/>
        </w:rPr>
        <w:t xml:space="preserve">Select </w:t>
      </w:r>
      <w:r w:rsidRPr="00BF5BB9">
        <w:rPr>
          <w:rFonts w:cs="Consolas"/>
          <w:bCs/>
          <w:color w:val="ED7D31" w:themeColor="accent2"/>
        </w:rPr>
        <w:t>Emulate</w:t>
      </w:r>
      <w:ins w:id="174" w:author="WLANPros Assets" w:date="2024-02-03T16:48:00Z">
        <w:r w:rsidR="0061397A" w:rsidRPr="00BF5BB9">
          <w:rPr>
            <w:rFonts w:cs="Consolas"/>
            <w:bCs/>
            <w:color w:val="ED7D31" w:themeColor="accent2"/>
          </w:rPr>
          <w:t>.</w:t>
        </w:r>
      </w:ins>
      <w:del w:id="175" w:author="WLANPros Assets" w:date="2024-02-03T16:48:00Z">
        <w:r w:rsidR="008C6D76" w:rsidRPr="00EF6A48" w:rsidDel="0061397A">
          <w:rPr>
            <w:rFonts w:cs="Consolas"/>
          </w:rPr>
          <w:delText>, and a</w:delText>
        </w:r>
      </w:del>
      <w:r w:rsidR="008C6D76" w:rsidRPr="00EF6A48">
        <w:rPr>
          <w:rFonts w:cs="Consolas"/>
        </w:rPr>
        <w:t xml:space="preserve"> </w:t>
      </w:r>
      <w:ins w:id="176" w:author="WLANPros Assets" w:date="2024-02-03T16:49:00Z">
        <w:r w:rsidR="0061397A" w:rsidRPr="00EF6A48">
          <w:rPr>
            <w:rFonts w:cs="Consolas"/>
          </w:rPr>
          <w:t xml:space="preserve">A </w:t>
        </w:r>
      </w:ins>
      <w:r w:rsidR="008C6D76" w:rsidRPr="00EF6A48">
        <w:rPr>
          <w:rFonts w:cs="Consolas"/>
        </w:rPr>
        <w:t xml:space="preserve">screen will appear that has the signal’s information presented. </w:t>
      </w:r>
      <w:del w:id="177" w:author="WLANPros Assets" w:date="2024-02-03T16:49:00Z">
        <w:r w:rsidR="008C6D76" w:rsidRPr="00EF6A48" w:rsidDel="0061397A">
          <w:rPr>
            <w:rFonts w:cs="Consolas"/>
          </w:rPr>
          <w:delText xml:space="preserve">Once you see this, </w:delText>
        </w:r>
      </w:del>
      <w:r w:rsidR="008C6D76" w:rsidRPr="00EF6A48">
        <w:rPr>
          <w:rFonts w:cs="Consolas"/>
        </w:rPr>
        <w:t xml:space="preserve">Press </w:t>
      </w:r>
      <w:r w:rsidR="008C6D76" w:rsidRPr="00BF5BB9">
        <w:rPr>
          <w:rFonts w:cs="Consolas"/>
          <w:bCs/>
          <w:color w:val="ED7D31" w:themeColor="accent2"/>
        </w:rPr>
        <w:t>Send</w:t>
      </w:r>
      <w:r w:rsidR="008C6D76" w:rsidRPr="00EF6A48">
        <w:rPr>
          <w:rFonts w:cs="Consolas"/>
        </w:rPr>
        <w:t xml:space="preserve"> to have the Flipper Zero send the saved signal.</w:t>
      </w:r>
    </w:p>
    <w:p w14:paraId="4C27D5D4" w14:textId="58F4111F" w:rsidR="00394ADB" w:rsidRPr="00EF6A48" w:rsidRDefault="006D2509" w:rsidP="00C10247">
      <w:pPr>
        <w:pStyle w:val="Heading5"/>
        <w:rPr>
          <w:rFonts w:cs="Consolas"/>
        </w:rPr>
      </w:pPr>
      <w:r w:rsidRPr="00EF6A48">
        <w:rPr>
          <w:rFonts w:cs="Consolas"/>
        </w:rPr>
        <w:t xml:space="preserve">Step 4: </w:t>
      </w:r>
      <w:r w:rsidR="00394ADB" w:rsidRPr="00EF6A48">
        <w:rPr>
          <w:rFonts w:cs="Consolas"/>
        </w:rPr>
        <w:t>Recording the Signal (Read Raw)</w:t>
      </w:r>
      <w:r w:rsidR="00EA65F3" w:rsidRPr="00EF6A48">
        <w:rPr>
          <w:rFonts w:cs="Consolas"/>
        </w:rPr>
        <w:t xml:space="preserve"> </w:t>
      </w:r>
      <w:r w:rsidRPr="00EF6A48">
        <w:rPr>
          <w:rFonts w:cs="Consolas"/>
          <w:b w:val="0"/>
          <w:bCs w:val="0"/>
          <w:rPrChange w:id="178" w:author="Jason Beshara" w:date="2024-02-04T08:53:00Z">
            <w:rPr/>
          </w:rPrChange>
        </w:rPr>
        <w:fldChar w:fldCharType="begin"/>
      </w:r>
      <w:r w:rsidRPr="00EF6A48">
        <w:rPr>
          <w:rFonts w:cs="Consolas"/>
          <w:b w:val="0"/>
          <w:bCs w:val="0"/>
          <w:rPrChange w:id="179" w:author="Jason Beshara" w:date="2024-02-04T08:53:00Z">
            <w:rPr/>
          </w:rPrChange>
        </w:rPr>
        <w:instrText>HYPERLINK "https://docs.flipper.net/sub-ghz/read-raw"</w:instrText>
      </w:r>
      <w:r w:rsidRPr="00EF6A48">
        <w:rPr>
          <w:rFonts w:cs="Consolas"/>
          <w:b w:val="0"/>
          <w:bCs w:val="0"/>
          <w:rPrChange w:id="180" w:author="Jason Beshara" w:date="2024-02-04T08:53:00Z">
            <w:rPr>
              <w:rFonts w:cs="Consolas"/>
              <w:b w:val="0"/>
              <w:bCs w:val="0"/>
            </w:rPr>
          </w:rPrChange>
        </w:rPr>
      </w:r>
      <w:r w:rsidRPr="00EF6A48">
        <w:rPr>
          <w:b w:val="0"/>
          <w:bCs w:val="0"/>
          <w:rPrChange w:id="181" w:author="Jason Beshara" w:date="2024-02-04T08:53:00Z">
            <w:rPr>
              <w:rStyle w:val="Hyperlink"/>
              <w:rFonts w:cs="Consolas"/>
            </w:rPr>
          </w:rPrChange>
        </w:rPr>
        <w:fldChar w:fldCharType="separate"/>
      </w:r>
      <w:r w:rsidR="00EA65F3" w:rsidRPr="00EF6A48">
        <w:rPr>
          <w:rStyle w:val="Hyperlink"/>
          <w:rFonts w:cs="Consolas"/>
          <w:b w:val="0"/>
          <w:bCs w:val="0"/>
          <w:rPrChange w:id="182" w:author="Jason Beshara" w:date="2024-02-04T08:53:00Z">
            <w:rPr>
              <w:rStyle w:val="Hyperlink"/>
              <w:rFonts w:cs="Consolas"/>
            </w:rPr>
          </w:rPrChange>
        </w:rPr>
        <w:t>Reading Raw Sub-GHz Signals</w:t>
      </w:r>
      <w:r w:rsidRPr="00EF6A48">
        <w:rPr>
          <w:rStyle w:val="Hyperlink"/>
          <w:rFonts w:cs="Consolas"/>
          <w:b w:val="0"/>
          <w:bCs w:val="0"/>
          <w:rPrChange w:id="183" w:author="Jason Beshara" w:date="2024-02-04T08:53:00Z">
            <w:rPr>
              <w:rStyle w:val="Hyperlink"/>
              <w:rFonts w:cs="Consolas"/>
            </w:rPr>
          </w:rPrChange>
        </w:rPr>
        <w:fldChar w:fldCharType="end"/>
      </w:r>
    </w:p>
    <w:p w14:paraId="2F430F4B" w14:textId="77777777" w:rsidR="00195473" w:rsidRPr="00EF6A48" w:rsidRDefault="00195473" w:rsidP="00195473">
      <w:pPr>
        <w:pStyle w:val="ListParagraph"/>
        <w:numPr>
          <w:ilvl w:val="0"/>
          <w:numId w:val="96"/>
        </w:numPr>
        <w:rPr>
          <w:rFonts w:cs="Consolas"/>
        </w:rPr>
      </w:pPr>
      <w:r w:rsidRPr="00EF6A48">
        <w:rPr>
          <w:rFonts w:cs="Consolas"/>
        </w:rPr>
        <w:t xml:space="preserve">Navigate to the </w:t>
      </w:r>
      <w:r w:rsidRPr="00BF5BB9">
        <w:rPr>
          <w:rFonts w:cs="Consolas"/>
          <w:bCs/>
          <w:color w:val="ED7D31" w:themeColor="accent2"/>
        </w:rPr>
        <w:t>Sub-GHz &gt; Read Raw</w:t>
      </w:r>
      <w:r w:rsidRPr="00EF6A48">
        <w:rPr>
          <w:rFonts w:cs="Consolas"/>
        </w:rPr>
        <w:t>.</w:t>
      </w:r>
    </w:p>
    <w:p w14:paraId="3AAE6B97" w14:textId="4D4AE7F9" w:rsidR="00195473" w:rsidRPr="00EF6A48" w:rsidRDefault="00195473" w:rsidP="00A3386C">
      <w:pPr>
        <w:pStyle w:val="ListParagraph"/>
        <w:numPr>
          <w:ilvl w:val="0"/>
          <w:numId w:val="96"/>
        </w:numPr>
        <w:rPr>
          <w:rFonts w:cs="Consolas"/>
        </w:rPr>
      </w:pPr>
      <w:r w:rsidRPr="00EF6A48">
        <w:rPr>
          <w:rFonts w:cs="Consolas"/>
        </w:rPr>
        <w:t xml:space="preserve">The frequency should match what you previously observed within the frequency analyzer. If not, access the </w:t>
      </w:r>
      <w:r w:rsidRPr="00BF5BB9">
        <w:rPr>
          <w:rFonts w:cs="Consolas"/>
          <w:bCs/>
          <w:color w:val="ED7D31" w:themeColor="accent2"/>
        </w:rPr>
        <w:t>Config</w:t>
      </w:r>
      <w:r w:rsidRPr="00EF6A48">
        <w:rPr>
          <w:rFonts w:cs="Consolas"/>
        </w:rPr>
        <w:t xml:space="preserve"> settings by clicking the left </w:t>
      </w:r>
      <w:r w:rsidR="0031790A" w:rsidRPr="00EF6A48">
        <w:rPr>
          <w:rFonts w:cs="Consolas"/>
        </w:rPr>
        <w:t xml:space="preserve">on the </w:t>
      </w:r>
      <w:r w:rsidR="003C0862" w:rsidRPr="00EF6A48">
        <w:rPr>
          <w:rFonts w:cs="Consolas"/>
        </w:rPr>
        <w:t>Directional pad</w:t>
      </w:r>
      <w:r w:rsidRPr="00EF6A48">
        <w:rPr>
          <w:rFonts w:cs="Consolas"/>
        </w:rPr>
        <w:t xml:space="preserve"> and manually setting the correct frequency and modulation type.</w:t>
      </w:r>
      <w:r w:rsidR="00A3386C" w:rsidRPr="00EF6A48">
        <w:rPr>
          <w:rFonts w:cs="Consolas"/>
        </w:rPr>
        <w:t xml:space="preserve"> Ensure the frequency and modulation settings are correct.</w:t>
      </w:r>
    </w:p>
    <w:p w14:paraId="5062544D" w14:textId="77777777" w:rsidR="00394ADB" w:rsidRPr="00EF6A48" w:rsidRDefault="00394ADB" w:rsidP="00280320">
      <w:pPr>
        <w:pStyle w:val="ListParagraph"/>
        <w:numPr>
          <w:ilvl w:val="0"/>
          <w:numId w:val="96"/>
        </w:numPr>
        <w:rPr>
          <w:rFonts w:cs="Consolas"/>
        </w:rPr>
      </w:pPr>
      <w:r w:rsidRPr="00EF6A48">
        <w:rPr>
          <w:rFonts w:cs="Consolas"/>
        </w:rPr>
        <w:t xml:space="preserve">Select the </w:t>
      </w:r>
      <w:r w:rsidRPr="00BF5BB9">
        <w:rPr>
          <w:rFonts w:cs="Consolas"/>
          <w:bCs/>
          <w:color w:val="ED7D31" w:themeColor="accent2"/>
        </w:rPr>
        <w:t>R</w:t>
      </w:r>
      <w:r w:rsidR="00A3386C" w:rsidRPr="00BF5BB9">
        <w:rPr>
          <w:rFonts w:cs="Consolas"/>
          <w:bCs/>
          <w:color w:val="ED7D31" w:themeColor="accent2"/>
        </w:rPr>
        <w:t>EC</w:t>
      </w:r>
      <w:r w:rsidR="00973BA7" w:rsidRPr="00BF5BB9">
        <w:rPr>
          <w:rFonts w:cs="Consolas"/>
          <w:bCs/>
          <w:color w:val="ED7D31" w:themeColor="accent2"/>
        </w:rPr>
        <w:t xml:space="preserve"> </w:t>
      </w:r>
      <w:r w:rsidR="00973BA7" w:rsidRPr="00EF6A48">
        <w:rPr>
          <w:rFonts w:cs="Consolas"/>
        </w:rPr>
        <w:t>(Record)</w:t>
      </w:r>
      <w:r w:rsidRPr="00EF6A48">
        <w:rPr>
          <w:rFonts w:cs="Consolas"/>
        </w:rPr>
        <w:t xml:space="preserve"> button on the Flipper Zero</w:t>
      </w:r>
      <w:r w:rsidR="00A3386C" w:rsidRPr="00EF6A48">
        <w:rPr>
          <w:rFonts w:cs="Consolas"/>
        </w:rPr>
        <w:t xml:space="preserve"> to record raw signals</w:t>
      </w:r>
      <w:r w:rsidRPr="00EF6A48">
        <w:rPr>
          <w:rFonts w:cs="Consolas"/>
        </w:rPr>
        <w:t>.</w:t>
      </w:r>
    </w:p>
    <w:p w14:paraId="6748DCA5" w14:textId="77777777" w:rsidR="00394ADB" w:rsidRPr="00EF6A48" w:rsidRDefault="00394ADB" w:rsidP="00280320">
      <w:pPr>
        <w:pStyle w:val="ListParagraph"/>
        <w:numPr>
          <w:ilvl w:val="0"/>
          <w:numId w:val="96"/>
        </w:numPr>
        <w:rPr>
          <w:rFonts w:cs="Consolas"/>
        </w:rPr>
      </w:pPr>
      <w:r w:rsidRPr="00EF6A48">
        <w:rPr>
          <w:rFonts w:cs="Consolas"/>
        </w:rPr>
        <w:t xml:space="preserve">While recording, press </w:t>
      </w:r>
      <w:r w:rsidR="000517F2" w:rsidRPr="00EF6A48">
        <w:rPr>
          <w:rFonts w:cs="Consolas"/>
        </w:rPr>
        <w:t>the power</w:t>
      </w:r>
      <w:r w:rsidRPr="00EF6A48">
        <w:rPr>
          <w:rFonts w:cs="Consolas"/>
        </w:rPr>
        <w:t xml:space="preserve"> button on your </w:t>
      </w:r>
      <w:r w:rsidR="000517F2" w:rsidRPr="00EF6A48">
        <w:rPr>
          <w:rFonts w:cs="Consolas"/>
        </w:rPr>
        <w:t xml:space="preserve">LED </w:t>
      </w:r>
      <w:r w:rsidRPr="00EF6A48">
        <w:rPr>
          <w:rFonts w:cs="Consolas"/>
        </w:rPr>
        <w:t>remote several times.</w:t>
      </w:r>
    </w:p>
    <w:p w14:paraId="71459B80" w14:textId="3EDF4B39" w:rsidR="00394ADB" w:rsidRPr="00EF6A48" w:rsidRDefault="00394ADB" w:rsidP="00280320">
      <w:pPr>
        <w:pStyle w:val="ListParagraph"/>
        <w:numPr>
          <w:ilvl w:val="0"/>
          <w:numId w:val="96"/>
        </w:numPr>
        <w:rPr>
          <w:rFonts w:cs="Consolas"/>
        </w:rPr>
      </w:pPr>
      <w:r w:rsidRPr="00EF6A48">
        <w:rPr>
          <w:rFonts w:cs="Consolas"/>
        </w:rPr>
        <w:t xml:space="preserve">Observe the energy spikes on Flipper </w:t>
      </w:r>
      <w:r w:rsidR="00A7752B" w:rsidRPr="00EF6A48">
        <w:rPr>
          <w:rFonts w:cs="Consolas"/>
        </w:rPr>
        <w:t>Zero’s</w:t>
      </w:r>
      <w:r w:rsidRPr="00EF6A48">
        <w:rPr>
          <w:rFonts w:cs="Consolas"/>
        </w:rPr>
        <w:t xml:space="preserve"> RSSI graph each time the remote button is pressed.</w:t>
      </w:r>
    </w:p>
    <w:p w14:paraId="166B7D7B" w14:textId="3CFE83B4" w:rsidR="000517F2" w:rsidRPr="00EF6A48" w:rsidRDefault="000517F2" w:rsidP="000517F2">
      <w:pPr>
        <w:pStyle w:val="ListParagraph"/>
        <w:numPr>
          <w:ilvl w:val="0"/>
          <w:numId w:val="96"/>
        </w:numPr>
        <w:rPr>
          <w:rFonts w:cs="Consolas"/>
        </w:rPr>
      </w:pPr>
      <w:r w:rsidRPr="00EF6A48">
        <w:rPr>
          <w:rFonts w:cs="Consolas"/>
        </w:rPr>
        <w:t xml:space="preserve">Stop the recording by pressing the </w:t>
      </w:r>
      <w:r w:rsidR="00A93461" w:rsidRPr="00BF5BB9">
        <w:rPr>
          <w:rFonts w:cs="Consolas"/>
          <w:bCs/>
          <w:color w:val="ED7D31" w:themeColor="accent2"/>
        </w:rPr>
        <w:t>B</w:t>
      </w:r>
      <w:r w:rsidRPr="00BF5BB9">
        <w:rPr>
          <w:rFonts w:cs="Consolas"/>
          <w:bCs/>
          <w:color w:val="ED7D31" w:themeColor="accent2"/>
        </w:rPr>
        <w:t>ack</w:t>
      </w:r>
      <w:r w:rsidRPr="00EF6A48">
        <w:rPr>
          <w:rFonts w:cs="Consolas"/>
        </w:rPr>
        <w:t xml:space="preserve"> button once sufficient data has been captured.</w:t>
      </w:r>
    </w:p>
    <w:p w14:paraId="34B99474" w14:textId="77777777" w:rsidR="00506001" w:rsidRPr="00EF6A48" w:rsidRDefault="00973BA7" w:rsidP="00506001">
      <w:pPr>
        <w:pStyle w:val="ListParagraph"/>
        <w:numPr>
          <w:ilvl w:val="0"/>
          <w:numId w:val="96"/>
        </w:numPr>
        <w:rPr>
          <w:rFonts w:cs="Consolas"/>
        </w:rPr>
      </w:pPr>
      <w:r w:rsidRPr="00EF6A48">
        <w:rPr>
          <w:rFonts w:cs="Consolas"/>
        </w:rPr>
        <w:t xml:space="preserve">Select </w:t>
      </w:r>
      <w:r w:rsidRPr="00BF5BB9">
        <w:rPr>
          <w:rFonts w:cs="Consolas"/>
          <w:bCs/>
          <w:color w:val="ED7D31" w:themeColor="accent2"/>
        </w:rPr>
        <w:t>Send</w:t>
      </w:r>
      <w:r w:rsidR="00506001" w:rsidRPr="00BF5BB9">
        <w:rPr>
          <w:rFonts w:cs="Consolas"/>
          <w:color w:val="ED7D31" w:themeColor="accent2"/>
        </w:rPr>
        <w:t xml:space="preserve"> </w:t>
      </w:r>
      <w:r w:rsidR="00506001" w:rsidRPr="00EF6A48">
        <w:rPr>
          <w:rFonts w:cs="Consolas"/>
        </w:rPr>
        <w:t>on</w:t>
      </w:r>
      <w:r w:rsidRPr="00EF6A48">
        <w:rPr>
          <w:rFonts w:cs="Consolas"/>
        </w:rPr>
        <w:t xml:space="preserve"> </w:t>
      </w:r>
      <w:r w:rsidR="00506001" w:rsidRPr="00EF6A48">
        <w:rPr>
          <w:rFonts w:cs="Consolas"/>
        </w:rPr>
        <w:t xml:space="preserve">the Flipper Zero. This will transmit the recorded signal(s). Observe the behavior of the LED (e.g., does it respond as it did to the remote?). </w:t>
      </w:r>
    </w:p>
    <w:p w14:paraId="4E80E588" w14:textId="68220CF7" w:rsidR="00394ADB" w:rsidRPr="00EF6A48" w:rsidRDefault="00973BA7" w:rsidP="00506001">
      <w:pPr>
        <w:pStyle w:val="ListParagraph"/>
        <w:numPr>
          <w:ilvl w:val="0"/>
          <w:numId w:val="96"/>
        </w:numPr>
        <w:rPr>
          <w:rFonts w:cs="Consolas"/>
        </w:rPr>
      </w:pPr>
      <w:r w:rsidRPr="00EF6A48">
        <w:rPr>
          <w:rFonts w:cs="Consolas"/>
        </w:rPr>
        <w:t xml:space="preserve">Select </w:t>
      </w:r>
      <w:r w:rsidRPr="00BF5BB9">
        <w:rPr>
          <w:rFonts w:cs="Consolas"/>
          <w:bCs/>
          <w:color w:val="ED7D31" w:themeColor="accent2"/>
        </w:rPr>
        <w:t>Save</w:t>
      </w:r>
      <w:r w:rsidRPr="00EF6A48">
        <w:rPr>
          <w:rFonts w:cs="Consolas"/>
        </w:rPr>
        <w:t xml:space="preserve"> to save the file(s) to your SD card. Use a name you can find later for analysis or emulation.</w:t>
      </w:r>
    </w:p>
    <w:p w14:paraId="41F25F82" w14:textId="58150234" w:rsidR="00394ADB" w:rsidRPr="00EF6A48" w:rsidRDefault="006D2509" w:rsidP="00C10247">
      <w:pPr>
        <w:pStyle w:val="Heading5"/>
        <w:rPr>
          <w:rFonts w:cs="Consolas"/>
        </w:rPr>
      </w:pPr>
      <w:r w:rsidRPr="00EF6A48">
        <w:rPr>
          <w:rFonts w:cs="Consolas"/>
        </w:rPr>
        <w:t xml:space="preserve">Step </w:t>
      </w:r>
      <w:r w:rsidR="00506001" w:rsidRPr="00EF6A48">
        <w:rPr>
          <w:rFonts w:cs="Consolas"/>
        </w:rPr>
        <w:t>5</w:t>
      </w:r>
      <w:r w:rsidRPr="00EF6A48">
        <w:rPr>
          <w:rFonts w:cs="Consolas"/>
        </w:rPr>
        <w:t xml:space="preserve">: </w:t>
      </w:r>
      <w:r w:rsidR="00394ADB" w:rsidRPr="00EF6A48">
        <w:rPr>
          <w:rFonts w:cs="Consolas"/>
        </w:rPr>
        <w:t>Troubleshooting</w:t>
      </w:r>
    </w:p>
    <w:p w14:paraId="0A46D48C" w14:textId="77777777" w:rsidR="00394ADB" w:rsidRPr="00EF6A48" w:rsidRDefault="00394ADB" w:rsidP="00D90926">
      <w:pPr>
        <w:pStyle w:val="Bullets"/>
        <w:numPr>
          <w:ilvl w:val="0"/>
          <w:numId w:val="159"/>
        </w:numPr>
        <w:rPr>
          <w:rFonts w:cs="Consolas"/>
          <w:szCs w:val="24"/>
        </w:rPr>
      </w:pPr>
      <w:r w:rsidRPr="00EF6A48">
        <w:rPr>
          <w:rFonts w:cs="Consolas"/>
          <w:szCs w:val="24"/>
        </w:rPr>
        <w:t>If the Flipper Zero does not record the signal</w:t>
      </w:r>
      <w:r w:rsidR="00000430" w:rsidRPr="00EF6A48">
        <w:rPr>
          <w:rFonts w:cs="Consolas"/>
          <w:szCs w:val="24"/>
        </w:rPr>
        <w:t>(s)</w:t>
      </w:r>
      <w:r w:rsidRPr="00EF6A48">
        <w:rPr>
          <w:rFonts w:cs="Consolas"/>
          <w:szCs w:val="24"/>
        </w:rPr>
        <w:t xml:space="preserve"> correctly, recheck the frequency and modulation settings.</w:t>
      </w:r>
    </w:p>
    <w:p w14:paraId="5A54BBED" w14:textId="77777777" w:rsidR="00394ADB" w:rsidRPr="00EF6A48" w:rsidRDefault="00394ADB" w:rsidP="00D90926">
      <w:pPr>
        <w:pStyle w:val="Bullets"/>
        <w:numPr>
          <w:ilvl w:val="0"/>
          <w:numId w:val="159"/>
        </w:numPr>
        <w:rPr>
          <w:rFonts w:cs="Consolas"/>
          <w:szCs w:val="24"/>
        </w:rPr>
      </w:pPr>
      <w:r w:rsidRPr="00EF6A48">
        <w:rPr>
          <w:rFonts w:cs="Consolas"/>
          <w:szCs w:val="24"/>
        </w:rPr>
        <w:t>Experiment with different modulation types if the initial attempts are not successful.</w:t>
      </w:r>
    </w:p>
    <w:p w14:paraId="7FBA4E5B" w14:textId="5BB55F47" w:rsidR="00394ADB" w:rsidRPr="00EF6A48" w:rsidRDefault="006D2509" w:rsidP="00C10247">
      <w:pPr>
        <w:pStyle w:val="Heading5"/>
        <w:rPr>
          <w:rFonts w:cs="Consolas"/>
        </w:rPr>
      </w:pPr>
      <w:r w:rsidRPr="00EF6A48">
        <w:rPr>
          <w:rFonts w:cs="Consolas"/>
        </w:rPr>
        <w:t xml:space="preserve">Step </w:t>
      </w:r>
      <w:r w:rsidR="00506001" w:rsidRPr="00EF6A48">
        <w:rPr>
          <w:rFonts w:cs="Consolas"/>
        </w:rPr>
        <w:t>6</w:t>
      </w:r>
      <w:r w:rsidRPr="00EF6A48">
        <w:rPr>
          <w:rFonts w:cs="Consolas"/>
        </w:rPr>
        <w:t xml:space="preserve">: </w:t>
      </w:r>
      <w:r w:rsidR="00394ADB" w:rsidRPr="00EF6A48">
        <w:rPr>
          <w:rFonts w:cs="Consolas"/>
        </w:rPr>
        <w:t>Documentation</w:t>
      </w:r>
    </w:p>
    <w:p w14:paraId="295D0267" w14:textId="77777777" w:rsidR="00394ADB" w:rsidRPr="00EF6A48" w:rsidRDefault="00394ADB" w:rsidP="00D90926">
      <w:pPr>
        <w:pStyle w:val="Bullets"/>
        <w:numPr>
          <w:ilvl w:val="0"/>
          <w:numId w:val="160"/>
        </w:numPr>
        <w:rPr>
          <w:rFonts w:cs="Consolas"/>
          <w:szCs w:val="24"/>
        </w:rPr>
      </w:pPr>
      <w:r w:rsidRPr="00EF6A48">
        <w:rPr>
          <w:rFonts w:cs="Consolas"/>
          <w:szCs w:val="24"/>
        </w:rPr>
        <w:t>Keep a record of the frequencies and modulation types tested, along with the results of each attempt.</w:t>
      </w:r>
    </w:p>
    <w:p w14:paraId="7032014E" w14:textId="77777777" w:rsidR="00394ADB" w:rsidRPr="00EF6A48" w:rsidRDefault="00394ADB" w:rsidP="00D90926">
      <w:pPr>
        <w:pStyle w:val="Bullets"/>
        <w:numPr>
          <w:ilvl w:val="0"/>
          <w:numId w:val="160"/>
        </w:numPr>
        <w:rPr>
          <w:rFonts w:cs="Consolas"/>
          <w:szCs w:val="24"/>
        </w:rPr>
      </w:pPr>
      <w:r w:rsidRPr="00EF6A48">
        <w:rPr>
          <w:rFonts w:cs="Consolas"/>
          <w:szCs w:val="24"/>
        </w:rPr>
        <w:lastRenderedPageBreak/>
        <w:t>Document any exciting findings or anomalies for future reference.</w:t>
      </w:r>
    </w:p>
    <w:p w14:paraId="49691003" w14:textId="77777777" w:rsidR="00394ADB" w:rsidRPr="00EF6A48" w:rsidRDefault="00776076" w:rsidP="00D90926">
      <w:pPr>
        <w:pStyle w:val="Bullets"/>
        <w:numPr>
          <w:ilvl w:val="0"/>
          <w:numId w:val="160"/>
        </w:numPr>
        <w:rPr>
          <w:rFonts w:cs="Consolas"/>
          <w:szCs w:val="24"/>
        </w:rPr>
      </w:pPr>
      <w:r w:rsidRPr="00EF6A48">
        <w:rPr>
          <w:rFonts w:cs="Consolas"/>
          <w:szCs w:val="24"/>
        </w:rPr>
        <w:t>F</w:t>
      </w:r>
      <w:r w:rsidR="00394ADB" w:rsidRPr="00EF6A48">
        <w:rPr>
          <w:rFonts w:cs="Consolas"/>
          <w:szCs w:val="24"/>
        </w:rPr>
        <w:t>ollowing these steps, you should be able to successfully identify and record the frequency and modulation of remote control</w:t>
      </w:r>
      <w:r w:rsidR="00517497" w:rsidRPr="00EF6A48">
        <w:rPr>
          <w:rFonts w:cs="Consolas"/>
          <w:szCs w:val="24"/>
        </w:rPr>
        <w:t>s</w:t>
      </w:r>
      <w:r w:rsidR="00394ADB" w:rsidRPr="00EF6A48">
        <w:rPr>
          <w:rFonts w:cs="Consolas"/>
          <w:szCs w:val="24"/>
        </w:rPr>
        <w:t xml:space="preserve"> using the Flipper Zero</w:t>
      </w:r>
      <w:r w:rsidRPr="00EF6A48">
        <w:rPr>
          <w:rFonts w:cs="Consolas"/>
          <w:szCs w:val="24"/>
        </w:rPr>
        <w:t>, such as garage door opener</w:t>
      </w:r>
      <w:r w:rsidR="00517497" w:rsidRPr="00EF6A48">
        <w:rPr>
          <w:rFonts w:cs="Consolas"/>
          <w:szCs w:val="24"/>
        </w:rPr>
        <w:t>s, LED light controllers, or the thing I told you not to emulate (CAR FOBs!)</w:t>
      </w:r>
      <w:r w:rsidR="00394ADB" w:rsidRPr="00EF6A48">
        <w:rPr>
          <w:rFonts w:cs="Consolas"/>
          <w:szCs w:val="24"/>
        </w:rPr>
        <w:t xml:space="preserve">. This experiment can be a valuable learning experience in understanding and working with </w:t>
      </w:r>
      <w:r w:rsidR="00C464E7" w:rsidRPr="00EF6A48">
        <w:rPr>
          <w:rFonts w:cs="Consolas"/>
          <w:szCs w:val="24"/>
        </w:rPr>
        <w:t>Sub-GHz</w:t>
      </w:r>
      <w:r w:rsidR="00394ADB" w:rsidRPr="00EF6A48">
        <w:rPr>
          <w:rFonts w:cs="Consolas"/>
          <w:szCs w:val="24"/>
        </w:rPr>
        <w:t xml:space="preserve"> frequencies.</w:t>
      </w:r>
    </w:p>
    <w:p w14:paraId="5E981489" w14:textId="77777777" w:rsidR="008F1ADC" w:rsidRPr="00EF6A48" w:rsidRDefault="008F1ADC" w:rsidP="00776ED1">
      <w:pPr>
        <w:rPr>
          <w:rFonts w:cs="Consolas"/>
        </w:rPr>
      </w:pPr>
    </w:p>
    <w:p w14:paraId="0B58B69F" w14:textId="77777777" w:rsidR="00394ADB" w:rsidRPr="00EF6A48" w:rsidRDefault="00394ADB" w:rsidP="00A46EE2">
      <w:pPr>
        <w:pStyle w:val="Heading2"/>
        <w:rPr>
          <w:rFonts w:cs="Consolas"/>
        </w:rPr>
      </w:pPr>
      <w:r w:rsidRPr="00EF6A48">
        <w:rPr>
          <w:rFonts w:cs="Consolas"/>
        </w:rPr>
        <w:t>LAB: Signal Generator</w:t>
      </w:r>
    </w:p>
    <w:p w14:paraId="6562A5FC" w14:textId="77777777" w:rsidR="00B17C1F" w:rsidRPr="00EF6A48" w:rsidRDefault="00394ADB" w:rsidP="00797E68">
      <w:pPr>
        <w:rPr>
          <w:rFonts w:cs="Consolas"/>
        </w:rPr>
      </w:pPr>
      <w:r w:rsidRPr="00EF6A48">
        <w:rPr>
          <w:rStyle w:val="Heading5Char"/>
          <w:rFonts w:eastAsiaTheme="minorHAnsi" w:cs="Consolas"/>
        </w:rPr>
        <w:t>Objective:</w:t>
      </w:r>
      <w:r w:rsidR="00B17C1F" w:rsidRPr="00EF6A48">
        <w:rPr>
          <w:rFonts w:cs="Consolas"/>
        </w:rPr>
        <w:t xml:space="preserve"> The Flipper Zero device sends signals to a single LED connected to the GPIO to demo PWM (Pulse Width Modulation).</w:t>
      </w:r>
    </w:p>
    <w:p w14:paraId="29C9A208" w14:textId="77777777" w:rsidR="00D33362" w:rsidRPr="00EF6A48" w:rsidRDefault="00D33362" w:rsidP="00A46EE2">
      <w:pPr>
        <w:pStyle w:val="Heading3"/>
        <w:rPr>
          <w:rFonts w:cs="Consolas"/>
        </w:rPr>
      </w:pPr>
      <w:r w:rsidRPr="00EF6A48">
        <w:rPr>
          <w:rFonts w:cs="Consolas"/>
        </w:rPr>
        <w:t>Procedure</w:t>
      </w:r>
    </w:p>
    <w:p w14:paraId="0C8975AE" w14:textId="4F35BD8B" w:rsidR="00C53565" w:rsidRPr="00EF6A48" w:rsidRDefault="00C53565" w:rsidP="00C10247">
      <w:pPr>
        <w:pStyle w:val="Heading5"/>
        <w:rPr>
          <w:rFonts w:cs="Consolas"/>
        </w:rPr>
      </w:pPr>
      <w:r w:rsidRPr="00EF6A48">
        <w:rPr>
          <w:rFonts w:cs="Consolas"/>
        </w:rPr>
        <w:t>Step 1: Attaching the LED to the Flipper Zero</w:t>
      </w:r>
    </w:p>
    <w:p w14:paraId="10743FD3" w14:textId="77777777" w:rsidR="00C53565" w:rsidRPr="00EF6A48" w:rsidRDefault="00C53565" w:rsidP="003B5516">
      <w:pPr>
        <w:pStyle w:val="ListParagraph"/>
        <w:numPr>
          <w:ilvl w:val="0"/>
          <w:numId w:val="129"/>
        </w:numPr>
        <w:rPr>
          <w:rFonts w:cs="Consolas"/>
        </w:rPr>
      </w:pPr>
      <w:r w:rsidRPr="00EF6A48">
        <w:rPr>
          <w:rFonts w:cs="Consolas"/>
        </w:rPr>
        <w:t>The LED has two leads. One lead is longer than the other. The longer lead is the positive lead, which should be connected to pin A4 on the left-hand side of Flipper Zero’s GPIO.</w:t>
      </w:r>
    </w:p>
    <w:p w14:paraId="56C12A30" w14:textId="77777777" w:rsidR="00C53565" w:rsidRPr="00EF6A48" w:rsidRDefault="00C53565" w:rsidP="003B5516">
      <w:pPr>
        <w:pStyle w:val="ListParagraph"/>
        <w:numPr>
          <w:ilvl w:val="0"/>
          <w:numId w:val="129"/>
        </w:numPr>
        <w:rPr>
          <w:rFonts w:cs="Consolas"/>
        </w:rPr>
      </w:pPr>
      <w:r w:rsidRPr="00EF6A48">
        <w:rPr>
          <w:rFonts w:cs="Consolas"/>
        </w:rPr>
        <w:t>The second shorter lead is the negative lead and should be connected to pin GND on the left-hand side of Flipper Zero’s GPIO.</w:t>
      </w:r>
    </w:p>
    <w:p w14:paraId="4B7C578B" w14:textId="3D21A7F9" w:rsidR="003B5516" w:rsidRPr="00EF6A48" w:rsidRDefault="003B5516" w:rsidP="003B5516">
      <w:pPr>
        <w:pStyle w:val="Heading5"/>
        <w:rPr>
          <w:rFonts w:cs="Consolas"/>
        </w:rPr>
      </w:pPr>
      <w:r w:rsidRPr="00EF6A48">
        <w:rPr>
          <w:rFonts w:cs="Consolas"/>
        </w:rPr>
        <w:t>Step 2: Open PWM (Pulse Width Modulation)</w:t>
      </w:r>
    </w:p>
    <w:p w14:paraId="7C373CBE" w14:textId="77777777" w:rsidR="00957E2E" w:rsidRPr="00EF6A48" w:rsidRDefault="00957E2E" w:rsidP="00776ED1">
      <w:pPr>
        <w:pStyle w:val="ListParagraph"/>
        <w:numPr>
          <w:ilvl w:val="0"/>
          <w:numId w:val="130"/>
        </w:numPr>
        <w:textAlignment w:val="baseline"/>
        <w:rPr>
          <w:rFonts w:eastAsia="Times New Roman" w:cs="Consolas"/>
          <w:color w:val="000000"/>
          <w:kern w:val="0"/>
          <w14:ligatures w14:val="none"/>
        </w:rPr>
      </w:pPr>
      <w:r w:rsidRPr="00EF6A48">
        <w:rPr>
          <w:rFonts w:eastAsia="Times New Roman" w:cs="Consolas"/>
          <w:color w:val="000000"/>
          <w:kern w:val="0"/>
          <w14:ligatures w14:val="none"/>
        </w:rPr>
        <w:t xml:space="preserve">Navigate to </w:t>
      </w:r>
      <w:r w:rsidRPr="00BF5BB9">
        <w:rPr>
          <w:rFonts w:eastAsia="Times New Roman" w:cs="Consolas"/>
          <w:bCs/>
          <w:color w:val="ED7D31" w:themeColor="accent2"/>
          <w:kern w:val="0"/>
          <w14:ligatures w14:val="none"/>
        </w:rPr>
        <w:t>Apps &gt; GPIO &gt; Signal Generato</w:t>
      </w:r>
      <w:r w:rsidR="005F7AD4" w:rsidRPr="00BF5BB9">
        <w:rPr>
          <w:rFonts w:eastAsia="Times New Roman" w:cs="Consolas"/>
          <w:bCs/>
          <w:color w:val="ED7D31" w:themeColor="accent2"/>
          <w:kern w:val="0"/>
          <w14:ligatures w14:val="none"/>
        </w:rPr>
        <w:t>r</w:t>
      </w:r>
      <w:r w:rsidRPr="00EF6A48">
        <w:rPr>
          <w:rFonts w:eastAsia="Times New Roman" w:cs="Consolas"/>
          <w:color w:val="000000"/>
          <w:kern w:val="0"/>
          <w14:ligatures w14:val="none"/>
        </w:rPr>
        <w:t>.</w:t>
      </w:r>
    </w:p>
    <w:p w14:paraId="6E224FA3" w14:textId="77777777" w:rsidR="00957E2E" w:rsidRPr="00EF6A48" w:rsidRDefault="00957E2E" w:rsidP="00776ED1">
      <w:pPr>
        <w:pStyle w:val="ListParagraph"/>
        <w:numPr>
          <w:ilvl w:val="0"/>
          <w:numId w:val="130"/>
        </w:numPr>
        <w:textAlignment w:val="baseline"/>
        <w:rPr>
          <w:rFonts w:eastAsia="Times New Roman" w:cs="Consolas"/>
          <w:color w:val="000000"/>
          <w:kern w:val="0"/>
          <w14:ligatures w14:val="none"/>
        </w:rPr>
      </w:pPr>
      <w:r w:rsidRPr="00EF6A48">
        <w:rPr>
          <w:rFonts w:eastAsia="Times New Roman" w:cs="Consolas"/>
          <w:color w:val="000000"/>
          <w:kern w:val="0"/>
          <w14:ligatures w14:val="none"/>
        </w:rPr>
        <w:t xml:space="preserve">Select </w:t>
      </w:r>
      <w:r w:rsidRPr="00BF5BB9">
        <w:rPr>
          <w:rFonts w:eastAsia="Times New Roman" w:cs="Consolas"/>
          <w:bCs/>
          <w:color w:val="ED7D31" w:themeColor="accent2"/>
          <w:kern w:val="0"/>
          <w14:ligatures w14:val="none"/>
        </w:rPr>
        <w:t>PWM Generator</w:t>
      </w:r>
      <w:r w:rsidRPr="00EF6A48">
        <w:rPr>
          <w:rFonts w:eastAsia="Times New Roman" w:cs="Consolas"/>
          <w:color w:val="000000"/>
          <w:kern w:val="0"/>
          <w14:ligatures w14:val="none"/>
        </w:rPr>
        <w:t>.</w:t>
      </w:r>
    </w:p>
    <w:p w14:paraId="355621C4" w14:textId="469C971D" w:rsidR="00957E2E" w:rsidRPr="00EF6A48" w:rsidRDefault="00957E2E" w:rsidP="00776ED1">
      <w:pPr>
        <w:pStyle w:val="ListParagraph"/>
        <w:numPr>
          <w:ilvl w:val="0"/>
          <w:numId w:val="130"/>
        </w:numPr>
        <w:textAlignment w:val="baseline"/>
        <w:rPr>
          <w:rFonts w:eastAsia="Times New Roman" w:cs="Consolas"/>
          <w:color w:val="000000"/>
          <w:kern w:val="0"/>
          <w14:ligatures w14:val="none"/>
        </w:rPr>
      </w:pPr>
      <w:r w:rsidRPr="00EF6A48">
        <w:rPr>
          <w:rFonts w:eastAsia="Times New Roman" w:cs="Consolas"/>
          <w:color w:val="000000"/>
          <w:kern w:val="0"/>
          <w14:ligatures w14:val="none"/>
        </w:rPr>
        <w:t xml:space="preserve">Change the </w:t>
      </w:r>
      <w:r w:rsidRPr="00BF5BB9">
        <w:rPr>
          <w:rFonts w:eastAsia="Times New Roman" w:cs="Consolas"/>
          <w:bCs/>
          <w:color w:val="ED7D31" w:themeColor="accent2"/>
          <w:kern w:val="0"/>
          <w14:ligatures w14:val="none"/>
        </w:rPr>
        <w:t>GPIO</w:t>
      </w:r>
      <w:r w:rsidR="005F7AD4" w:rsidRPr="00BF5BB9">
        <w:rPr>
          <w:rFonts w:eastAsia="Times New Roman" w:cs="Consolas"/>
          <w:bCs/>
          <w:color w:val="ED7D31" w:themeColor="accent2"/>
          <w:kern w:val="0"/>
          <w14:ligatures w14:val="none"/>
        </w:rPr>
        <w:t xml:space="preserve"> P</w:t>
      </w:r>
      <w:r w:rsidRPr="00BF5BB9">
        <w:rPr>
          <w:rFonts w:eastAsia="Times New Roman" w:cs="Consolas"/>
          <w:bCs/>
          <w:color w:val="ED7D31" w:themeColor="accent2"/>
          <w:kern w:val="0"/>
          <w14:ligatures w14:val="none"/>
        </w:rPr>
        <w:t>in</w:t>
      </w:r>
      <w:r w:rsidRPr="00BF5BB9">
        <w:rPr>
          <w:rFonts w:eastAsia="Times New Roman" w:cs="Consolas"/>
          <w:color w:val="ED7D31" w:themeColor="accent2"/>
          <w:kern w:val="0"/>
          <w14:ligatures w14:val="none"/>
        </w:rPr>
        <w:t xml:space="preserve"> </w:t>
      </w:r>
      <w:r w:rsidRPr="00EF6A48">
        <w:rPr>
          <w:rFonts w:eastAsia="Times New Roman" w:cs="Consolas"/>
          <w:color w:val="000000"/>
          <w:kern w:val="0"/>
          <w14:ligatures w14:val="none"/>
        </w:rPr>
        <w:t xml:space="preserve">setting from 2(A7) to 4(A4) using the right </w:t>
      </w:r>
      <w:r w:rsidR="003C0862" w:rsidRPr="00EF6A48">
        <w:rPr>
          <w:rFonts w:eastAsia="Times New Roman" w:cs="Consolas"/>
          <w:color w:val="000000"/>
          <w:kern w:val="0"/>
          <w14:ligatures w14:val="none"/>
        </w:rPr>
        <w:t>Directional pad</w:t>
      </w:r>
      <w:r w:rsidRPr="00EF6A48">
        <w:rPr>
          <w:rFonts w:eastAsia="Times New Roman" w:cs="Consolas"/>
          <w:color w:val="000000"/>
          <w:kern w:val="0"/>
          <w14:ligatures w14:val="none"/>
        </w:rPr>
        <w:t xml:space="preserve"> button.</w:t>
      </w:r>
    </w:p>
    <w:p w14:paraId="445A384A" w14:textId="77777777" w:rsidR="00776ED1" w:rsidRPr="00EF6A48" w:rsidRDefault="00776ED1" w:rsidP="00776ED1">
      <w:pPr>
        <w:pStyle w:val="ListParagraph"/>
        <w:numPr>
          <w:ilvl w:val="0"/>
          <w:numId w:val="130"/>
        </w:numPr>
        <w:textAlignment w:val="baseline"/>
        <w:rPr>
          <w:rFonts w:eastAsia="Times New Roman" w:cs="Consolas"/>
          <w:color w:val="000000"/>
          <w:kern w:val="0"/>
          <w14:ligatures w14:val="none"/>
        </w:rPr>
      </w:pPr>
      <w:r w:rsidRPr="00EF6A48">
        <w:rPr>
          <w:rFonts w:eastAsia="Times New Roman" w:cs="Consolas"/>
          <w:color w:val="000000"/>
          <w:kern w:val="0"/>
          <w14:ligatures w14:val="none"/>
        </w:rPr>
        <w:t xml:space="preserve">If everything is set up correctly, your LED </w:t>
      </w:r>
      <w:r w:rsidR="005F7AD4" w:rsidRPr="00EF6A48">
        <w:rPr>
          <w:rFonts w:eastAsia="Times New Roman" w:cs="Consolas"/>
          <w:color w:val="000000"/>
          <w:kern w:val="0"/>
          <w14:ligatures w14:val="none"/>
        </w:rPr>
        <w:t>will</w:t>
      </w:r>
      <w:r w:rsidRPr="00EF6A48">
        <w:rPr>
          <w:rFonts w:eastAsia="Times New Roman" w:cs="Consolas"/>
          <w:color w:val="000000"/>
          <w:kern w:val="0"/>
          <w14:ligatures w14:val="none"/>
        </w:rPr>
        <w:t xml:space="preserve"> be illuminated.</w:t>
      </w:r>
    </w:p>
    <w:p w14:paraId="542E51CA" w14:textId="4993475A" w:rsidR="00776ED1" w:rsidRPr="00EF6A48" w:rsidRDefault="00776ED1" w:rsidP="00776ED1">
      <w:pPr>
        <w:pStyle w:val="Heading5"/>
        <w:rPr>
          <w:rFonts w:cs="Consolas"/>
        </w:rPr>
      </w:pPr>
      <w:r w:rsidRPr="00EF6A48">
        <w:rPr>
          <w:rFonts w:cs="Consolas"/>
        </w:rPr>
        <w:t xml:space="preserve">Step </w:t>
      </w:r>
      <w:r w:rsidR="00587037" w:rsidRPr="00EF6A48">
        <w:rPr>
          <w:rFonts w:cs="Consolas"/>
        </w:rPr>
        <w:t>3</w:t>
      </w:r>
      <w:r w:rsidRPr="00EF6A48">
        <w:rPr>
          <w:rFonts w:cs="Consolas"/>
        </w:rPr>
        <w:t xml:space="preserve">: Modify PWM </w:t>
      </w:r>
      <w:r w:rsidR="005F7AD4" w:rsidRPr="00EF6A48">
        <w:rPr>
          <w:rFonts w:cs="Consolas"/>
        </w:rPr>
        <w:t xml:space="preserve">(Pulse Width </w:t>
      </w:r>
      <w:r w:rsidRPr="00EF6A48">
        <w:rPr>
          <w:rFonts w:cs="Consolas"/>
        </w:rPr>
        <w:t>Modulation</w:t>
      </w:r>
      <w:r w:rsidR="005F7AD4" w:rsidRPr="00EF6A48">
        <w:rPr>
          <w:rFonts w:cs="Consolas"/>
        </w:rPr>
        <w:t>)</w:t>
      </w:r>
    </w:p>
    <w:p w14:paraId="1004833C" w14:textId="33C686F4" w:rsidR="00783635" w:rsidRPr="00EF6A48" w:rsidRDefault="00957E2E" w:rsidP="00776ED1">
      <w:pPr>
        <w:pStyle w:val="ListParagraph"/>
        <w:numPr>
          <w:ilvl w:val="0"/>
          <w:numId w:val="131"/>
        </w:numPr>
        <w:textAlignment w:val="baseline"/>
        <w:rPr>
          <w:rFonts w:eastAsia="Times New Roman" w:cs="Consolas"/>
          <w:color w:val="000000"/>
          <w:kern w:val="0"/>
          <w14:ligatures w14:val="none"/>
        </w:rPr>
      </w:pPr>
      <w:r w:rsidRPr="00EF6A48">
        <w:rPr>
          <w:rFonts w:eastAsia="Times New Roman" w:cs="Consolas"/>
          <w:color w:val="000000"/>
          <w:kern w:val="0"/>
          <w14:ligatures w14:val="none"/>
        </w:rPr>
        <w:t xml:space="preserve">Scroll down to </w:t>
      </w:r>
      <w:r w:rsidRPr="00BF5BB9">
        <w:rPr>
          <w:rFonts w:eastAsia="Times New Roman" w:cs="Consolas"/>
          <w:bCs/>
          <w:color w:val="ED7D31" w:themeColor="accent2"/>
          <w:kern w:val="0"/>
          <w14:ligatures w14:val="none"/>
        </w:rPr>
        <w:t>Frequency</w:t>
      </w:r>
      <w:r w:rsidRPr="00EF6A48">
        <w:rPr>
          <w:rFonts w:eastAsia="Times New Roman" w:cs="Consolas"/>
          <w:color w:val="000000"/>
          <w:kern w:val="0"/>
          <w14:ligatures w14:val="none"/>
        </w:rPr>
        <w:t xml:space="preserve"> and change the Frequency from 1000Hz to 1Hz by selecting</w:t>
      </w:r>
      <w:r w:rsidR="005F7AD4" w:rsidRPr="00EF6A48">
        <w:rPr>
          <w:rFonts w:eastAsia="Times New Roman" w:cs="Consolas"/>
          <w:color w:val="000000"/>
          <w:kern w:val="0"/>
          <w14:ligatures w14:val="none"/>
        </w:rPr>
        <w:t xml:space="preserve"> </w:t>
      </w:r>
      <w:r w:rsidRPr="00EF6A48">
        <w:rPr>
          <w:rFonts w:eastAsia="Times New Roman" w:cs="Consolas"/>
          <w:color w:val="000000"/>
          <w:kern w:val="0"/>
          <w14:ligatures w14:val="none"/>
        </w:rPr>
        <w:t xml:space="preserve">and pressing the </w:t>
      </w:r>
      <w:r w:rsidR="003C0862" w:rsidRPr="00EF6A48">
        <w:rPr>
          <w:rFonts w:eastAsia="Times New Roman" w:cs="Consolas"/>
          <w:color w:val="000000"/>
          <w:kern w:val="0"/>
          <w14:ligatures w14:val="none"/>
        </w:rPr>
        <w:t>Directional pad</w:t>
      </w:r>
      <w:r w:rsidRPr="00EF6A48">
        <w:rPr>
          <w:rFonts w:eastAsia="Times New Roman" w:cs="Consolas"/>
          <w:color w:val="000000"/>
          <w:kern w:val="0"/>
          <w14:ligatures w14:val="none"/>
        </w:rPr>
        <w:t xml:space="preserve"> down until you get to 1Hz.</w:t>
      </w:r>
      <w:r w:rsidR="00783635" w:rsidRPr="00EF6A48">
        <w:rPr>
          <w:rFonts w:eastAsia="Times New Roman" w:cs="Consolas"/>
          <w:color w:val="000000"/>
          <w:kern w:val="0"/>
          <w14:ligatures w14:val="none"/>
        </w:rPr>
        <w:t xml:space="preserve"> Observe the output of the LED. The LED should flash once per second.</w:t>
      </w:r>
    </w:p>
    <w:p w14:paraId="182B47E7" w14:textId="77777777" w:rsidR="00957E2E" w:rsidRPr="00EF6A48" w:rsidRDefault="00957E2E" w:rsidP="00776ED1">
      <w:pPr>
        <w:pStyle w:val="ListParagraph"/>
        <w:numPr>
          <w:ilvl w:val="0"/>
          <w:numId w:val="131"/>
        </w:numPr>
        <w:textAlignment w:val="baseline"/>
        <w:rPr>
          <w:rFonts w:eastAsia="Times New Roman" w:cs="Consolas"/>
          <w:color w:val="000000"/>
          <w:kern w:val="0"/>
          <w14:ligatures w14:val="none"/>
        </w:rPr>
      </w:pPr>
      <w:r w:rsidRPr="00EF6A48">
        <w:rPr>
          <w:rFonts w:eastAsia="Times New Roman" w:cs="Consolas"/>
          <w:color w:val="000000"/>
          <w:kern w:val="0"/>
          <w14:ligatures w14:val="none"/>
        </w:rPr>
        <w:t>Change the Frequ</w:t>
      </w:r>
      <w:r w:rsidR="00B072B1" w:rsidRPr="00EF6A48">
        <w:rPr>
          <w:rFonts w:eastAsia="Times New Roman" w:cs="Consolas"/>
          <w:color w:val="000000"/>
          <w:kern w:val="0"/>
          <w14:ligatures w14:val="none"/>
        </w:rPr>
        <w:t>e</w:t>
      </w:r>
      <w:r w:rsidRPr="00EF6A48">
        <w:rPr>
          <w:rFonts w:eastAsia="Times New Roman" w:cs="Consolas"/>
          <w:color w:val="000000"/>
          <w:kern w:val="0"/>
          <w14:ligatures w14:val="none"/>
        </w:rPr>
        <w:t xml:space="preserve">ncy </w:t>
      </w:r>
      <w:r w:rsidR="00776ED1" w:rsidRPr="00EF6A48">
        <w:rPr>
          <w:rFonts w:eastAsia="Times New Roman" w:cs="Consolas"/>
          <w:color w:val="000000"/>
          <w:kern w:val="0"/>
          <w14:ligatures w14:val="none"/>
        </w:rPr>
        <w:t xml:space="preserve">from 1Hz </w:t>
      </w:r>
      <w:r w:rsidRPr="00EF6A48">
        <w:rPr>
          <w:rFonts w:eastAsia="Times New Roman" w:cs="Consolas"/>
          <w:color w:val="000000"/>
          <w:kern w:val="0"/>
          <w14:ligatures w14:val="none"/>
        </w:rPr>
        <w:t>to 2Hz and observe. The LED will flash once every 500ms.</w:t>
      </w:r>
    </w:p>
    <w:p w14:paraId="4F7217BF" w14:textId="77777777" w:rsidR="00957E2E" w:rsidRPr="00EF6A48" w:rsidRDefault="00957E2E" w:rsidP="00776ED1">
      <w:pPr>
        <w:pStyle w:val="ListParagraph"/>
        <w:numPr>
          <w:ilvl w:val="0"/>
          <w:numId w:val="131"/>
        </w:numPr>
        <w:textAlignment w:val="baseline"/>
        <w:rPr>
          <w:rFonts w:eastAsia="Times New Roman" w:cs="Consolas"/>
          <w:color w:val="000000"/>
          <w:kern w:val="0"/>
          <w14:ligatures w14:val="none"/>
        </w:rPr>
      </w:pPr>
      <w:r w:rsidRPr="00EF6A48">
        <w:rPr>
          <w:rFonts w:eastAsia="Times New Roman" w:cs="Consolas"/>
          <w:color w:val="000000"/>
          <w:kern w:val="0"/>
          <w14:ligatures w14:val="none"/>
        </w:rPr>
        <w:t>Change the Frequency to 10Hz.</w:t>
      </w:r>
      <w:r w:rsidR="00783635" w:rsidRPr="00EF6A48">
        <w:rPr>
          <w:rFonts w:eastAsia="Times New Roman" w:cs="Consolas"/>
          <w:color w:val="000000"/>
          <w:kern w:val="0"/>
          <w14:ligatures w14:val="none"/>
        </w:rPr>
        <w:t xml:space="preserve"> </w:t>
      </w:r>
      <w:r w:rsidRPr="00EF6A48">
        <w:rPr>
          <w:rFonts w:eastAsia="Times New Roman" w:cs="Consolas"/>
          <w:color w:val="000000"/>
          <w:kern w:val="0"/>
          <w14:ligatures w14:val="none"/>
        </w:rPr>
        <w:t>The LED will flash</w:t>
      </w:r>
      <w:r w:rsidR="00B072B1" w:rsidRPr="00EF6A48">
        <w:rPr>
          <w:rFonts w:eastAsia="Times New Roman" w:cs="Consolas"/>
          <w:color w:val="000000"/>
          <w:kern w:val="0"/>
          <w14:ligatures w14:val="none"/>
        </w:rPr>
        <w:t xml:space="preserve"> every 100ms. This is approximately the rate at which a BSSID sends out beacons in a Wi-Fi network.</w:t>
      </w:r>
    </w:p>
    <w:p w14:paraId="6705E861" w14:textId="77777777" w:rsidR="008F1ADC" w:rsidRPr="00EF6A48" w:rsidRDefault="008F1ADC" w:rsidP="00776ED1">
      <w:pPr>
        <w:rPr>
          <w:rFonts w:cs="Consolas"/>
        </w:rPr>
      </w:pPr>
    </w:p>
    <w:p w14:paraId="68B0C3F4" w14:textId="77777777" w:rsidR="00394ADB" w:rsidRPr="00EF6A48" w:rsidRDefault="00394ADB" w:rsidP="00A46EE2">
      <w:pPr>
        <w:pStyle w:val="Heading2"/>
        <w:rPr>
          <w:rFonts w:cs="Consolas"/>
        </w:rPr>
      </w:pPr>
      <w:r w:rsidRPr="00EF6A48">
        <w:rPr>
          <w:rFonts w:cs="Consolas"/>
        </w:rPr>
        <w:t xml:space="preserve">Lab: Wi-Fi Dev board </w:t>
      </w:r>
      <w:r w:rsidR="00452B75" w:rsidRPr="00EF6A48">
        <w:rPr>
          <w:rFonts w:cs="Consolas"/>
        </w:rPr>
        <w:t>F</w:t>
      </w:r>
      <w:r w:rsidRPr="00EF6A48">
        <w:rPr>
          <w:rFonts w:cs="Consolas"/>
        </w:rPr>
        <w:t>lash</w:t>
      </w:r>
    </w:p>
    <w:p w14:paraId="37F735CA" w14:textId="3771C535" w:rsidR="00D90926" w:rsidRPr="00EF6A48" w:rsidRDefault="00D90926" w:rsidP="00AD55ED">
      <w:pPr>
        <w:rPr>
          <w:rFonts w:cs="Consolas"/>
        </w:rPr>
      </w:pPr>
      <w:r w:rsidRPr="00EF6A48">
        <w:rPr>
          <w:rStyle w:val="Heading5Char"/>
          <w:rFonts w:eastAsiaTheme="minorHAnsi" w:cs="Consolas"/>
        </w:rPr>
        <w:t>Objective:</w:t>
      </w:r>
      <w:r w:rsidRPr="00EF6A48">
        <w:rPr>
          <w:rFonts w:cs="Consolas"/>
        </w:rPr>
        <w:t xml:space="preserve"> </w:t>
      </w:r>
      <w:r w:rsidR="00AD55ED" w:rsidRPr="00EF6A48">
        <w:rPr>
          <w:rFonts w:cs="Consolas"/>
        </w:rPr>
        <w:t>To flash the Wi-Fi Dev Board with the Marauder firmware.</w:t>
      </w:r>
    </w:p>
    <w:p w14:paraId="7CF23462" w14:textId="36280291" w:rsidR="00163738" w:rsidRPr="00EF6A48" w:rsidRDefault="00163738" w:rsidP="00A46EE2">
      <w:pPr>
        <w:pStyle w:val="Heading3"/>
        <w:rPr>
          <w:rFonts w:cs="Consolas"/>
        </w:rPr>
      </w:pPr>
      <w:r w:rsidRPr="00EF6A48">
        <w:rPr>
          <w:rFonts w:cs="Consolas"/>
        </w:rPr>
        <w:t>Procedure</w:t>
      </w:r>
    </w:p>
    <w:p w14:paraId="605A4500" w14:textId="28F755FF" w:rsidR="00CB10ED" w:rsidRPr="00EF6A48" w:rsidRDefault="00405011" w:rsidP="00C10247">
      <w:pPr>
        <w:pStyle w:val="Heading5"/>
        <w:rPr>
          <w:rFonts w:cs="Consolas"/>
        </w:rPr>
      </w:pPr>
      <w:r w:rsidRPr="00EF6A48">
        <w:rPr>
          <w:rFonts w:cs="Consolas"/>
        </w:rPr>
        <w:t xml:space="preserve">Step 1: </w:t>
      </w:r>
      <w:r w:rsidR="00394ADB" w:rsidRPr="00EF6A48">
        <w:rPr>
          <w:rFonts w:cs="Consolas"/>
        </w:rPr>
        <w:t>Attaching the Wi-Fi Dev Board</w:t>
      </w:r>
      <w:r w:rsidR="008D580E" w:rsidRPr="00EF6A48">
        <w:rPr>
          <w:rFonts w:cs="Consolas"/>
        </w:rPr>
        <w:t xml:space="preserve"> to your computer</w:t>
      </w:r>
    </w:p>
    <w:p w14:paraId="0215F748" w14:textId="77777777" w:rsidR="00394ADB" w:rsidRPr="00EF6A48" w:rsidRDefault="00394ADB" w:rsidP="00CF57ED">
      <w:pPr>
        <w:pStyle w:val="ListParagraph"/>
        <w:numPr>
          <w:ilvl w:val="0"/>
          <w:numId w:val="117"/>
        </w:numPr>
        <w:rPr>
          <w:rFonts w:cs="Consolas"/>
        </w:rPr>
      </w:pPr>
      <w:r w:rsidRPr="00EF6A48">
        <w:rPr>
          <w:rFonts w:cs="Consolas"/>
        </w:rPr>
        <w:t xml:space="preserve">Securely connect your Wi-Fi Dev board to </w:t>
      </w:r>
      <w:r w:rsidR="008D580E" w:rsidRPr="00EF6A48">
        <w:rPr>
          <w:rFonts w:cs="Consolas"/>
        </w:rPr>
        <w:t>your computer</w:t>
      </w:r>
      <w:r w:rsidR="007253A1" w:rsidRPr="00EF6A48">
        <w:rPr>
          <w:rFonts w:cs="Consolas"/>
        </w:rPr>
        <w:t xml:space="preserve"> via the USB-C port </w:t>
      </w:r>
      <w:r w:rsidR="008D580E" w:rsidRPr="00EF6A48">
        <w:rPr>
          <w:rFonts w:cs="Consolas"/>
        </w:rPr>
        <w:t xml:space="preserve">while holding the </w:t>
      </w:r>
      <w:r w:rsidR="00F767C6" w:rsidRPr="00BF5BB9">
        <w:rPr>
          <w:rFonts w:cs="Consolas"/>
          <w:bCs/>
          <w:color w:val="ED7D31" w:themeColor="accent2"/>
        </w:rPr>
        <w:t>BOOT</w:t>
      </w:r>
      <w:r w:rsidR="008D580E" w:rsidRPr="00EF6A48">
        <w:rPr>
          <w:rFonts w:cs="Consolas"/>
        </w:rPr>
        <w:t xml:space="preserve"> button on the Wi-Fi Dev board. This will place the Wi-Fi Dev board into </w:t>
      </w:r>
      <w:r w:rsidR="00724CF6" w:rsidRPr="00EF6A48">
        <w:rPr>
          <w:rFonts w:cs="Consolas"/>
        </w:rPr>
        <w:t>bootloader mode</w:t>
      </w:r>
      <w:r w:rsidRPr="00EF6A48">
        <w:rPr>
          <w:rFonts w:cs="Consolas"/>
        </w:rPr>
        <w:t>.</w:t>
      </w:r>
    </w:p>
    <w:p w14:paraId="1FBC3650" w14:textId="60B17CCA" w:rsidR="00CB10ED" w:rsidRPr="00EF6A48" w:rsidRDefault="00405011" w:rsidP="00C10247">
      <w:pPr>
        <w:pStyle w:val="Heading5"/>
        <w:rPr>
          <w:rFonts w:cs="Consolas"/>
          <w:color w:val="000000"/>
          <w:kern w:val="0"/>
          <w14:ligatures w14:val="none"/>
        </w:rPr>
      </w:pPr>
      <w:r w:rsidRPr="00EF6A48">
        <w:rPr>
          <w:rFonts w:cs="Consolas"/>
        </w:rPr>
        <w:t xml:space="preserve">Step 2: </w:t>
      </w:r>
      <w:r w:rsidR="00394ADB" w:rsidRPr="00EF6A48">
        <w:rPr>
          <w:rFonts w:eastAsiaTheme="minorHAnsi" w:cs="Consolas"/>
        </w:rPr>
        <w:t>Accessing the ESP Flashe</w:t>
      </w:r>
      <w:r w:rsidR="005B28B5" w:rsidRPr="00EF6A48">
        <w:rPr>
          <w:rFonts w:eastAsiaTheme="minorHAnsi" w:cs="Consolas"/>
        </w:rPr>
        <w:t>r</w:t>
      </w:r>
    </w:p>
    <w:p w14:paraId="127C548A" w14:textId="0E676124" w:rsidR="00394ADB" w:rsidRPr="00EF6A48" w:rsidRDefault="00724CF6" w:rsidP="00CF57ED">
      <w:pPr>
        <w:pStyle w:val="ListParagraph"/>
        <w:numPr>
          <w:ilvl w:val="0"/>
          <w:numId w:val="118"/>
        </w:numPr>
        <w:rPr>
          <w:rFonts w:cs="Consolas"/>
        </w:rPr>
      </w:pPr>
      <w:r w:rsidRPr="00EF6A48">
        <w:rPr>
          <w:rFonts w:cs="Consolas"/>
        </w:rPr>
        <w:t xml:space="preserve">In a </w:t>
      </w:r>
      <w:r w:rsidR="00636A9D" w:rsidRPr="00EF6A48">
        <w:rPr>
          <w:rFonts w:cs="Consolas"/>
        </w:rPr>
        <w:t>web browser</w:t>
      </w:r>
      <w:r w:rsidRPr="00EF6A48">
        <w:rPr>
          <w:rFonts w:cs="Consolas"/>
        </w:rPr>
        <w:t xml:space="preserve">, navigate to </w:t>
      </w:r>
      <w:hyperlink r:id="rId11" w:history="1">
        <w:r w:rsidRPr="00FD036E">
          <w:rPr>
            <w:rStyle w:val="Hyperlink"/>
            <w:rFonts w:cs="Consolas"/>
          </w:rPr>
          <w:t>fzeeflasher</w:t>
        </w:r>
      </w:hyperlink>
      <w:r w:rsidR="00A775CD" w:rsidRPr="00FD036E">
        <w:rPr>
          <w:rFonts w:cs="Consolas"/>
        </w:rPr>
        <w:t>.</w:t>
      </w:r>
    </w:p>
    <w:p w14:paraId="46C3E276" w14:textId="0DB0F45E" w:rsidR="00636A9D" w:rsidRPr="00EF6A48" w:rsidRDefault="00636A9D" w:rsidP="00CF57ED">
      <w:pPr>
        <w:pStyle w:val="ListParagraph"/>
        <w:numPr>
          <w:ilvl w:val="0"/>
          <w:numId w:val="118"/>
        </w:numPr>
        <w:rPr>
          <w:rFonts w:cs="Consolas"/>
        </w:rPr>
      </w:pPr>
      <w:r w:rsidRPr="00EF6A48">
        <w:rPr>
          <w:rFonts w:cs="Consolas"/>
        </w:rPr>
        <w:t xml:space="preserve">Click the </w:t>
      </w:r>
      <w:r w:rsidRPr="00BF5BB9">
        <w:rPr>
          <w:rFonts w:cs="Consolas"/>
          <w:bCs/>
          <w:color w:val="7F40FF"/>
        </w:rPr>
        <w:t>Connect</w:t>
      </w:r>
      <w:r w:rsidRPr="00EF6A48">
        <w:rPr>
          <w:rFonts w:cs="Consolas"/>
        </w:rPr>
        <w:t xml:space="preserve"> button in the upper right-hand corner. A popup window says, “fzeeflasher.gethub.io wants to connect to a serial port”</w:t>
      </w:r>
      <w:r w:rsidR="003B3CFE" w:rsidRPr="00EF6A48">
        <w:rPr>
          <w:rFonts w:cs="Consolas"/>
        </w:rPr>
        <w:t>.</w:t>
      </w:r>
    </w:p>
    <w:p w14:paraId="63D3A8C6" w14:textId="77777777" w:rsidR="00636A9D" w:rsidRPr="00EF6A48" w:rsidRDefault="00636A9D" w:rsidP="00CF57ED">
      <w:pPr>
        <w:pStyle w:val="ListParagraph"/>
        <w:numPr>
          <w:ilvl w:val="0"/>
          <w:numId w:val="118"/>
        </w:numPr>
        <w:rPr>
          <w:rFonts w:cs="Consolas"/>
        </w:rPr>
      </w:pPr>
      <w:r w:rsidRPr="00EF6A48">
        <w:rPr>
          <w:rFonts w:cs="Consolas"/>
        </w:rPr>
        <w:t xml:space="preserve"> Select ESP32-S2 (cu.usbmodem01) and click </w:t>
      </w:r>
      <w:r w:rsidR="00F767C6" w:rsidRPr="00BF5BB9">
        <w:rPr>
          <w:rFonts w:cs="Consolas"/>
          <w:bCs/>
          <w:color w:val="7F40FF"/>
        </w:rPr>
        <w:t>C</w:t>
      </w:r>
      <w:r w:rsidRPr="00BF5BB9">
        <w:rPr>
          <w:rFonts w:cs="Consolas"/>
          <w:bCs/>
          <w:color w:val="7F40FF"/>
        </w:rPr>
        <w:t>onnect</w:t>
      </w:r>
      <w:r w:rsidRPr="00EF6A48">
        <w:rPr>
          <w:rFonts w:cs="Consolas"/>
        </w:rPr>
        <w:t>.</w:t>
      </w:r>
    </w:p>
    <w:p w14:paraId="49FEA0F3" w14:textId="589B793D" w:rsidR="00636A9D" w:rsidRPr="00EF6A48" w:rsidRDefault="00636A9D" w:rsidP="00CF57ED">
      <w:pPr>
        <w:pStyle w:val="ListParagraph"/>
        <w:numPr>
          <w:ilvl w:val="0"/>
          <w:numId w:val="118"/>
        </w:numPr>
        <w:rPr>
          <w:rFonts w:cs="Consolas"/>
        </w:rPr>
      </w:pPr>
      <w:r w:rsidRPr="00EF6A48">
        <w:rPr>
          <w:rFonts w:cs="Consolas"/>
        </w:rPr>
        <w:lastRenderedPageBreak/>
        <w:t>If successful, you will see a “Connected successfully” along with device information. If you do not see a successful connection, repeat</w:t>
      </w:r>
      <w:r w:rsidR="003B3CFE" w:rsidRPr="00EF6A48">
        <w:rPr>
          <w:rFonts w:cs="Consolas"/>
        </w:rPr>
        <w:t>.</w:t>
      </w:r>
    </w:p>
    <w:p w14:paraId="48716F21" w14:textId="7343FD71" w:rsidR="00CB10ED" w:rsidRPr="00EF6A48" w:rsidRDefault="00405011" w:rsidP="00C10247">
      <w:pPr>
        <w:pStyle w:val="Heading5"/>
        <w:rPr>
          <w:rFonts w:cs="Consolas"/>
          <w:color w:val="000000"/>
          <w:kern w:val="0"/>
          <w14:ligatures w14:val="none"/>
        </w:rPr>
      </w:pPr>
      <w:r w:rsidRPr="00EF6A48">
        <w:rPr>
          <w:rFonts w:cs="Consolas"/>
        </w:rPr>
        <w:t xml:space="preserve">Step 3: </w:t>
      </w:r>
      <w:r w:rsidR="00CF5E7A" w:rsidRPr="00EF6A48">
        <w:rPr>
          <w:rFonts w:eastAsiaTheme="minorHAnsi" w:cs="Consolas"/>
        </w:rPr>
        <w:t>Flashing the Wi-Fi Dev board</w:t>
      </w:r>
    </w:p>
    <w:p w14:paraId="42C1318F" w14:textId="2F066A4F" w:rsidR="00394ADB" w:rsidRPr="00EF6A48" w:rsidRDefault="00E51376" w:rsidP="00174651">
      <w:pPr>
        <w:pStyle w:val="ListParagraph"/>
        <w:numPr>
          <w:ilvl w:val="0"/>
          <w:numId w:val="119"/>
        </w:numPr>
        <w:rPr>
          <w:rFonts w:cs="Consolas"/>
        </w:rPr>
      </w:pPr>
      <w:r w:rsidRPr="00EF6A48">
        <w:rPr>
          <w:rFonts w:cs="Consolas"/>
        </w:rPr>
        <w:t xml:space="preserve">From the </w:t>
      </w:r>
      <w:r w:rsidR="00CF5E7A" w:rsidRPr="00BF5BB9">
        <w:rPr>
          <w:rFonts w:cs="Consolas"/>
          <w:bCs/>
          <w:color w:val="7F40FF"/>
        </w:rPr>
        <w:t>Select Model</w:t>
      </w:r>
      <w:r w:rsidRPr="00BF5BB9">
        <w:rPr>
          <w:rFonts w:cs="Consolas"/>
          <w:color w:val="7F40FF"/>
        </w:rPr>
        <w:t xml:space="preserve"> </w:t>
      </w:r>
      <w:r w:rsidRPr="00EF6A48">
        <w:rPr>
          <w:rFonts w:cs="Consolas"/>
        </w:rPr>
        <w:t>dropdown</w:t>
      </w:r>
      <w:r w:rsidR="00CF5E7A" w:rsidRPr="00EF6A48">
        <w:rPr>
          <w:rFonts w:cs="Consolas"/>
        </w:rPr>
        <w:t>,</w:t>
      </w:r>
      <w:r w:rsidRPr="00EF6A48">
        <w:rPr>
          <w:rFonts w:cs="Consolas"/>
        </w:rPr>
        <w:t xml:space="preserve"> select</w:t>
      </w:r>
      <w:r w:rsidR="00CF5E7A" w:rsidRPr="00EF6A48">
        <w:rPr>
          <w:rFonts w:cs="Consolas"/>
        </w:rPr>
        <w:t xml:space="preserve"> “</w:t>
      </w:r>
      <w:r w:rsidR="00CF5E7A" w:rsidRPr="00BF5BB9">
        <w:rPr>
          <w:rFonts w:cs="Consolas"/>
          <w:bCs/>
          <w:color w:val="7F40FF"/>
        </w:rPr>
        <w:t>ESP32-S2</w:t>
      </w:r>
      <w:r w:rsidR="00CF5E7A" w:rsidRPr="00EF6A48">
        <w:rPr>
          <w:rFonts w:cs="Consolas"/>
        </w:rPr>
        <w:t xml:space="preserve">”, from the </w:t>
      </w:r>
      <w:r w:rsidR="00CF5E7A" w:rsidRPr="00BF5BB9">
        <w:rPr>
          <w:rFonts w:cs="Consolas"/>
          <w:bCs/>
          <w:color w:val="7F40FF"/>
        </w:rPr>
        <w:t>SELECT BOARD</w:t>
      </w:r>
      <w:r w:rsidR="00CF5E7A" w:rsidRPr="00EF6A48">
        <w:rPr>
          <w:rFonts w:cs="Consolas"/>
        </w:rPr>
        <w:t xml:space="preserve"> drop-down on the left.</w:t>
      </w:r>
    </w:p>
    <w:p w14:paraId="08971C5C" w14:textId="5E00146E" w:rsidR="00CF5E7A" w:rsidRPr="00EF6A48" w:rsidRDefault="00CF5E7A" w:rsidP="00174651">
      <w:pPr>
        <w:pStyle w:val="ListParagraph"/>
        <w:numPr>
          <w:ilvl w:val="0"/>
          <w:numId w:val="119"/>
        </w:numPr>
        <w:rPr>
          <w:rFonts w:cs="Consolas"/>
        </w:rPr>
      </w:pPr>
      <w:r w:rsidRPr="00EF6A48">
        <w:rPr>
          <w:rFonts w:cs="Consolas"/>
        </w:rPr>
        <w:t xml:space="preserve">Select </w:t>
      </w:r>
      <w:r w:rsidR="005B28B5" w:rsidRPr="00EF6A48">
        <w:rPr>
          <w:rFonts w:cs="Consolas"/>
        </w:rPr>
        <w:t xml:space="preserve">the </w:t>
      </w:r>
      <w:r w:rsidRPr="00BF5BB9">
        <w:rPr>
          <w:rFonts w:cs="Consolas"/>
          <w:bCs/>
          <w:color w:val="7F40FF"/>
        </w:rPr>
        <w:t>Latest Version</w:t>
      </w:r>
      <w:r w:rsidRPr="00EF6A48">
        <w:rPr>
          <w:rFonts w:cs="Consolas"/>
        </w:rPr>
        <w:t xml:space="preserve"> from the </w:t>
      </w:r>
      <w:r w:rsidRPr="00BF5BB9">
        <w:rPr>
          <w:rFonts w:cs="Consolas"/>
          <w:bCs/>
          <w:color w:val="7F40FF"/>
        </w:rPr>
        <w:t>VERSION</w:t>
      </w:r>
      <w:r w:rsidRPr="00EF6A48">
        <w:rPr>
          <w:rFonts w:cs="Consolas"/>
        </w:rPr>
        <w:t xml:space="preserve"> dropdown in the middle.</w:t>
      </w:r>
    </w:p>
    <w:p w14:paraId="2827ADFF" w14:textId="77777777" w:rsidR="00CF5E7A" w:rsidRPr="00EF6A48" w:rsidRDefault="00CF5E7A" w:rsidP="00174651">
      <w:pPr>
        <w:pStyle w:val="ListParagraph"/>
        <w:numPr>
          <w:ilvl w:val="0"/>
          <w:numId w:val="119"/>
        </w:numPr>
        <w:rPr>
          <w:rFonts w:cs="Consolas"/>
        </w:rPr>
      </w:pPr>
      <w:r w:rsidRPr="00EF6A48">
        <w:rPr>
          <w:rFonts w:cs="Consolas"/>
        </w:rPr>
        <w:t xml:space="preserve">Select “Marauder” from the </w:t>
      </w:r>
      <w:r w:rsidRPr="00BF5BB9">
        <w:rPr>
          <w:rFonts w:cs="Consolas"/>
          <w:bCs/>
          <w:color w:val="7F40FF"/>
        </w:rPr>
        <w:t>FIRMWARE</w:t>
      </w:r>
      <w:r w:rsidRPr="00EF6A48">
        <w:rPr>
          <w:rFonts w:cs="Consolas"/>
        </w:rPr>
        <w:t xml:space="preserve"> dropdown on the right.</w:t>
      </w:r>
    </w:p>
    <w:p w14:paraId="154AC86F" w14:textId="77777777" w:rsidR="00CF5E7A" w:rsidRPr="00EF6A48" w:rsidRDefault="00CF5E7A" w:rsidP="00174651">
      <w:pPr>
        <w:pStyle w:val="ListParagraph"/>
        <w:numPr>
          <w:ilvl w:val="0"/>
          <w:numId w:val="119"/>
        </w:numPr>
        <w:rPr>
          <w:rFonts w:cs="Consolas"/>
        </w:rPr>
      </w:pPr>
      <w:r w:rsidRPr="00EF6A48">
        <w:rPr>
          <w:rFonts w:cs="Consolas"/>
        </w:rPr>
        <w:t xml:space="preserve">Verify that all your drop-down settings are </w:t>
      </w:r>
      <w:r w:rsidR="009A5C54" w:rsidRPr="00EF6A48">
        <w:rPr>
          <w:rFonts w:cs="Consolas"/>
        </w:rPr>
        <w:t>correct and</w:t>
      </w:r>
      <w:r w:rsidRPr="00EF6A48">
        <w:rPr>
          <w:rFonts w:cs="Consolas"/>
        </w:rPr>
        <w:t xml:space="preserve"> click the program button.</w:t>
      </w:r>
    </w:p>
    <w:p w14:paraId="70F81806" w14:textId="56CEDC8D" w:rsidR="00CF57ED" w:rsidRPr="00EF6A48" w:rsidRDefault="00CF57ED" w:rsidP="00174651">
      <w:pPr>
        <w:pStyle w:val="ListParagraph"/>
        <w:numPr>
          <w:ilvl w:val="0"/>
          <w:numId w:val="119"/>
        </w:numPr>
        <w:rPr>
          <w:rFonts w:cs="Consolas"/>
        </w:rPr>
      </w:pPr>
      <w:r w:rsidRPr="00EF6A48">
        <w:rPr>
          <w:rFonts w:cs="Consolas"/>
        </w:rPr>
        <w:t>Once the Wi-Fi Dev board has been successfully flashed, you will receive a message from the webpage terminal that “FLASHING PROCESS COMPLETED</w:t>
      </w:r>
      <w:r w:rsidR="00174651" w:rsidRPr="00EF6A48">
        <w:rPr>
          <w:rFonts w:cs="Consolas"/>
        </w:rPr>
        <w:t>”</w:t>
      </w:r>
      <w:r w:rsidR="003B3CFE" w:rsidRPr="00EF6A48">
        <w:rPr>
          <w:rFonts w:cs="Consolas"/>
        </w:rPr>
        <w:t>.</w:t>
      </w:r>
    </w:p>
    <w:p w14:paraId="78BE85E1" w14:textId="39F7D21A" w:rsidR="00174651" w:rsidRPr="00EF6A48" w:rsidRDefault="00174651" w:rsidP="00C10247">
      <w:pPr>
        <w:pStyle w:val="Heading5"/>
        <w:rPr>
          <w:rFonts w:cs="Consolas"/>
        </w:rPr>
      </w:pPr>
      <w:r w:rsidRPr="00EF6A48">
        <w:rPr>
          <w:rFonts w:cs="Consolas"/>
        </w:rPr>
        <w:t xml:space="preserve">Step 4: </w:t>
      </w:r>
      <w:r w:rsidRPr="00EF6A48">
        <w:rPr>
          <w:rFonts w:eastAsiaTheme="minorHAnsi" w:cs="Consolas"/>
        </w:rPr>
        <w:t>Connect the Wi-Fi Dev board to the Flipper Zero</w:t>
      </w:r>
    </w:p>
    <w:p w14:paraId="4022F190" w14:textId="77777777" w:rsidR="00CF57ED" w:rsidRPr="00EF6A48" w:rsidRDefault="00CF57ED" w:rsidP="00174651">
      <w:pPr>
        <w:pStyle w:val="ListParagraph"/>
        <w:numPr>
          <w:ilvl w:val="0"/>
          <w:numId w:val="120"/>
        </w:numPr>
        <w:rPr>
          <w:rFonts w:cs="Consolas"/>
        </w:rPr>
      </w:pPr>
      <w:r w:rsidRPr="00EF6A48">
        <w:rPr>
          <w:rFonts w:cs="Consolas"/>
        </w:rPr>
        <w:t>You can now disconnect your Wi-Fi Dev board from your computer and connect it to your Flipper Zero device.</w:t>
      </w:r>
    </w:p>
    <w:p w14:paraId="1799FFA6" w14:textId="1C9CD381" w:rsidR="00CF57ED" w:rsidRPr="00EF6A48" w:rsidRDefault="00CF57ED" w:rsidP="00174651">
      <w:pPr>
        <w:pStyle w:val="ListParagraph"/>
        <w:numPr>
          <w:ilvl w:val="0"/>
          <w:numId w:val="120"/>
        </w:numPr>
        <w:rPr>
          <w:rFonts w:cs="Consolas"/>
        </w:rPr>
      </w:pPr>
      <w:r w:rsidRPr="00EF6A48">
        <w:rPr>
          <w:rFonts w:cs="Consolas"/>
        </w:rPr>
        <w:t xml:space="preserve">When you connect the Wi-Fi Dev board to your Flipper Zero device, you should see the LED </w:t>
      </w:r>
      <w:r w:rsidR="005B28B5" w:rsidRPr="00EF6A48">
        <w:rPr>
          <w:rFonts w:cs="Consolas"/>
        </w:rPr>
        <w:t>blink once in a</w:t>
      </w:r>
      <w:r w:rsidRPr="00EF6A48">
        <w:rPr>
          <w:rFonts w:cs="Consolas"/>
        </w:rPr>
        <w:t xml:space="preserve"> blue, green, </w:t>
      </w:r>
      <w:r w:rsidR="005B28B5" w:rsidRPr="00EF6A48">
        <w:rPr>
          <w:rFonts w:cs="Consolas"/>
        </w:rPr>
        <w:t xml:space="preserve">and </w:t>
      </w:r>
      <w:r w:rsidRPr="00EF6A48">
        <w:rPr>
          <w:rFonts w:cs="Consolas"/>
        </w:rPr>
        <w:t>red sequence. If you don</w:t>
      </w:r>
      <w:r w:rsidR="00A7752B" w:rsidRPr="00EF6A48">
        <w:rPr>
          <w:rFonts w:cs="Consolas"/>
        </w:rPr>
        <w:t>’</w:t>
      </w:r>
      <w:r w:rsidRPr="00EF6A48">
        <w:rPr>
          <w:rFonts w:cs="Consolas"/>
        </w:rPr>
        <w:t xml:space="preserve">t see that sequence, </w:t>
      </w:r>
      <w:r w:rsidR="005B28B5" w:rsidRPr="00EF6A48">
        <w:rPr>
          <w:rFonts w:cs="Consolas"/>
        </w:rPr>
        <w:t>repeat Step 2 and Step 3.</w:t>
      </w:r>
    </w:p>
    <w:p w14:paraId="09F15115" w14:textId="200D5162" w:rsidR="00D86CAA" w:rsidRPr="00EF6A48" w:rsidRDefault="00405011" w:rsidP="00C10247">
      <w:pPr>
        <w:pStyle w:val="Heading5"/>
        <w:rPr>
          <w:rFonts w:cs="Consolas"/>
        </w:rPr>
      </w:pPr>
      <w:r w:rsidRPr="00EF6A48">
        <w:rPr>
          <w:rFonts w:cs="Consolas"/>
        </w:rPr>
        <w:t xml:space="preserve">Step </w:t>
      </w:r>
      <w:r w:rsidR="00174651" w:rsidRPr="00EF6A48">
        <w:rPr>
          <w:rFonts w:cs="Consolas"/>
        </w:rPr>
        <w:t>5</w:t>
      </w:r>
      <w:r w:rsidRPr="00EF6A48">
        <w:rPr>
          <w:rFonts w:cs="Consolas"/>
        </w:rPr>
        <w:t xml:space="preserve">: </w:t>
      </w:r>
      <w:r w:rsidR="00394ADB" w:rsidRPr="00EF6A48">
        <w:rPr>
          <w:rFonts w:eastAsiaTheme="minorHAnsi" w:cs="Consolas"/>
        </w:rPr>
        <w:t>Final Steps and LED Indicators</w:t>
      </w:r>
    </w:p>
    <w:p w14:paraId="09C05AF0" w14:textId="77777777" w:rsidR="00394ADB" w:rsidRPr="00EF6A48" w:rsidRDefault="00394ADB" w:rsidP="000C22A7">
      <w:pPr>
        <w:pStyle w:val="ListParagraph"/>
        <w:numPr>
          <w:ilvl w:val="0"/>
          <w:numId w:val="111"/>
        </w:numPr>
        <w:rPr>
          <w:rFonts w:cs="Consolas"/>
        </w:rPr>
      </w:pPr>
      <w:r w:rsidRPr="00EF6A48">
        <w:rPr>
          <w:rFonts w:cs="Consolas"/>
        </w:rPr>
        <w:t xml:space="preserve">Reboot Flipper Zero using the back button and left key. Look for a sequence of blue, green, and red LEDs on the Wi-Fi dev board, signaling a successful firmware flash. </w:t>
      </w:r>
      <w:r w:rsidR="00174651" w:rsidRPr="00EF6A48">
        <w:rPr>
          <w:rFonts w:cs="Consolas"/>
        </w:rPr>
        <w:t xml:space="preserve">The flashing is unsuccessful if you see a continuous red or no LED upon rebooting </w:t>
      </w:r>
      <w:r w:rsidRPr="00EF6A48">
        <w:rPr>
          <w:rFonts w:cs="Consolas"/>
        </w:rPr>
        <w:t>Repeat the</w:t>
      </w:r>
      <w:r w:rsidR="00174651" w:rsidRPr="00EF6A48">
        <w:rPr>
          <w:rFonts w:cs="Consolas"/>
        </w:rPr>
        <w:t xml:space="preserve"> flashing </w:t>
      </w:r>
      <w:r w:rsidRPr="00EF6A48">
        <w:rPr>
          <w:rFonts w:cs="Consolas"/>
        </w:rPr>
        <w:t>process or seek help from an instructor if necessary.</w:t>
      </w:r>
    </w:p>
    <w:p w14:paraId="336D6787" w14:textId="77777777" w:rsidR="008F1ADC" w:rsidRPr="00EF6A48" w:rsidRDefault="008F1ADC" w:rsidP="00776ED1">
      <w:pPr>
        <w:rPr>
          <w:rFonts w:cs="Consolas"/>
        </w:rPr>
      </w:pPr>
    </w:p>
    <w:p w14:paraId="072984AE" w14:textId="77777777" w:rsidR="00394ADB" w:rsidRPr="00EF6A48" w:rsidRDefault="00394ADB" w:rsidP="00A46EE2">
      <w:pPr>
        <w:pStyle w:val="Heading2"/>
        <w:rPr>
          <w:rFonts w:cs="Consolas"/>
        </w:rPr>
      </w:pPr>
      <w:r w:rsidRPr="00EF6A48">
        <w:rPr>
          <w:rFonts w:cs="Consolas"/>
        </w:rPr>
        <w:t>Lab: Wi-Fi .pcap Generation</w:t>
      </w:r>
    </w:p>
    <w:p w14:paraId="32A7050C" w14:textId="0A2FA7BC" w:rsidR="00AD55ED" w:rsidRPr="00EF6A48" w:rsidRDefault="00AD55ED" w:rsidP="00AD55ED">
      <w:pPr>
        <w:rPr>
          <w:rFonts w:cs="Consolas"/>
        </w:rPr>
      </w:pPr>
      <w:r w:rsidRPr="00EF6A48">
        <w:rPr>
          <w:rStyle w:val="Heading5Char"/>
          <w:rFonts w:eastAsiaTheme="minorHAnsi" w:cs="Consolas"/>
        </w:rPr>
        <w:t>Objective:</w:t>
      </w:r>
      <w:r w:rsidRPr="00EF6A48">
        <w:rPr>
          <w:rFonts w:cs="Consolas"/>
        </w:rPr>
        <w:t xml:space="preserve"> Capturing and analyzing Frames with the Flipper Zero and a computer.</w:t>
      </w:r>
    </w:p>
    <w:p w14:paraId="3D301F93" w14:textId="77777777" w:rsidR="00163738" w:rsidRPr="00EF6A48" w:rsidRDefault="00163738" w:rsidP="00A46EE2">
      <w:pPr>
        <w:pStyle w:val="Heading3"/>
        <w:rPr>
          <w:rFonts w:cs="Consolas"/>
        </w:rPr>
      </w:pPr>
      <w:r w:rsidRPr="00EF6A48">
        <w:rPr>
          <w:rFonts w:cs="Consolas"/>
        </w:rPr>
        <w:t>Procedure</w:t>
      </w:r>
    </w:p>
    <w:p w14:paraId="5ED3CA7F" w14:textId="1A5DD317" w:rsidR="00394ADB" w:rsidRPr="00EF6A48" w:rsidRDefault="00394ADB" w:rsidP="00C10247">
      <w:pPr>
        <w:pStyle w:val="Heading5"/>
        <w:rPr>
          <w:rFonts w:cs="Consolas"/>
        </w:rPr>
      </w:pPr>
      <w:r w:rsidRPr="00EF6A48">
        <w:rPr>
          <w:rFonts w:cs="Consolas"/>
        </w:rPr>
        <w:t>Step 1: Accessing the Wi-Fi Marauder App</w:t>
      </w:r>
    </w:p>
    <w:p w14:paraId="7E0C4851" w14:textId="04F645A6" w:rsidR="00394ADB" w:rsidRPr="00EF6A48" w:rsidRDefault="00394ADB">
      <w:pPr>
        <w:pStyle w:val="Bullets"/>
        <w:numPr>
          <w:ilvl w:val="0"/>
          <w:numId w:val="100"/>
        </w:numPr>
        <w:rPr>
          <w:rFonts w:cs="Consolas"/>
          <w:szCs w:val="24"/>
        </w:rPr>
        <w:pPrChange w:id="184" w:author="WLANPros Assets" w:date="2024-02-03T16:50:00Z">
          <w:pPr>
            <w:pStyle w:val="Bullets"/>
            <w:numPr>
              <w:numId w:val="99"/>
            </w:numPr>
          </w:pPr>
        </w:pPrChange>
      </w:pPr>
      <w:del w:id="185" w:author="Jason Beshara" w:date="2024-02-04T08:54:00Z">
        <w:r w:rsidRPr="00EF6A48" w:rsidDel="00EF6A48">
          <w:rPr>
            <w:rFonts w:cs="Consolas"/>
            <w:szCs w:val="24"/>
          </w:rPr>
          <w:delText xml:space="preserve">On your Flipper Zero, navigate to the </w:delText>
        </w:r>
        <w:r w:rsidRPr="00EF6A48" w:rsidDel="00EF6A48">
          <w:rPr>
            <w:rFonts w:cs="Consolas"/>
            <w:b/>
            <w:bCs/>
            <w:color w:val="ED7D31" w:themeColor="accent2"/>
            <w:szCs w:val="24"/>
            <w:rPrChange w:id="186" w:author="Jason Beshara" w:date="2024-02-04T08:53:00Z">
              <w:rPr>
                <w:rFonts w:cs="Consolas"/>
                <w:szCs w:val="24"/>
              </w:rPr>
            </w:rPrChange>
          </w:rPr>
          <w:delText>Apps</w:delText>
        </w:r>
        <w:r w:rsidRPr="00EF6A48" w:rsidDel="00EF6A48">
          <w:rPr>
            <w:rFonts w:cs="Consolas"/>
            <w:szCs w:val="24"/>
          </w:rPr>
          <w:delText xml:space="preserve"> folder</w:delText>
        </w:r>
      </w:del>
      <w:ins w:id="187" w:author="Jason Beshara" w:date="2024-02-04T08:54:00Z">
        <w:r w:rsidR="00EF6A48">
          <w:rPr>
            <w:rFonts w:cs="Consolas"/>
            <w:szCs w:val="24"/>
          </w:rPr>
          <w:t>Navigate to the Apps &gt; GPIO &gt; [ESP32] Wi-Fi Marauder folder on your Flipper Zero</w:t>
        </w:r>
      </w:ins>
      <w:r w:rsidRPr="00EF6A48">
        <w:rPr>
          <w:rFonts w:cs="Consolas"/>
          <w:szCs w:val="24"/>
        </w:rPr>
        <w:t>.</w:t>
      </w:r>
    </w:p>
    <w:p w14:paraId="383F57FE" w14:textId="5CCFCFE1" w:rsidR="00394ADB" w:rsidRPr="00EF6A48" w:rsidDel="00EF6A48" w:rsidRDefault="00394ADB">
      <w:pPr>
        <w:pStyle w:val="Bullets"/>
        <w:numPr>
          <w:ilvl w:val="0"/>
          <w:numId w:val="100"/>
        </w:numPr>
        <w:rPr>
          <w:del w:id="188" w:author="Jason Beshara" w:date="2024-02-04T08:54:00Z"/>
          <w:rFonts w:cs="Consolas"/>
          <w:szCs w:val="24"/>
        </w:rPr>
        <w:pPrChange w:id="189" w:author="WLANPros Assets" w:date="2024-02-03T16:50:00Z">
          <w:pPr>
            <w:pStyle w:val="Bullets"/>
            <w:numPr>
              <w:numId w:val="99"/>
            </w:numPr>
          </w:pPr>
        </w:pPrChange>
      </w:pPr>
      <w:del w:id="190" w:author="Jason Beshara" w:date="2024-02-04T08:54:00Z">
        <w:r w:rsidRPr="00EF6A48" w:rsidDel="00EF6A48">
          <w:rPr>
            <w:rFonts w:cs="Consolas"/>
            <w:szCs w:val="24"/>
          </w:rPr>
          <w:delText xml:space="preserve">Scroll down to the </w:delText>
        </w:r>
        <w:r w:rsidRPr="00EF6A48" w:rsidDel="00EF6A48">
          <w:rPr>
            <w:rFonts w:cs="Consolas"/>
            <w:b/>
            <w:bCs/>
            <w:color w:val="ED7D31" w:themeColor="accent2"/>
            <w:szCs w:val="24"/>
            <w:rPrChange w:id="191" w:author="Jason Beshara" w:date="2024-02-04T08:53:00Z">
              <w:rPr>
                <w:rFonts w:cs="Consolas"/>
                <w:szCs w:val="24"/>
              </w:rPr>
            </w:rPrChange>
          </w:rPr>
          <w:delText>GPIO</w:delText>
        </w:r>
        <w:r w:rsidRPr="00EF6A48" w:rsidDel="00EF6A48">
          <w:rPr>
            <w:rFonts w:cs="Consolas"/>
            <w:szCs w:val="24"/>
          </w:rPr>
          <w:delText xml:space="preserve"> folder and select it.</w:delText>
        </w:r>
      </w:del>
    </w:p>
    <w:p w14:paraId="711F7BD2" w14:textId="3FC6DF15" w:rsidR="00394ADB" w:rsidRPr="00EF6A48" w:rsidDel="00EF6A48" w:rsidRDefault="00394ADB" w:rsidP="00B45E5E">
      <w:pPr>
        <w:pStyle w:val="Bullets"/>
        <w:numPr>
          <w:ilvl w:val="0"/>
          <w:numId w:val="99"/>
        </w:numPr>
        <w:rPr>
          <w:del w:id="192" w:author="Jason Beshara" w:date="2024-02-04T08:54:00Z"/>
          <w:rFonts w:cs="Consolas"/>
          <w:szCs w:val="24"/>
        </w:rPr>
      </w:pPr>
      <w:del w:id="193" w:author="Jason Beshara" w:date="2024-02-04T08:54:00Z">
        <w:r w:rsidRPr="00EF6A48" w:rsidDel="00EF6A48">
          <w:rPr>
            <w:rFonts w:cs="Consolas"/>
            <w:szCs w:val="24"/>
          </w:rPr>
          <w:delText xml:space="preserve">Open </w:delText>
        </w:r>
        <w:r w:rsidRPr="00EF6A48" w:rsidDel="00EF6A48">
          <w:rPr>
            <w:rFonts w:cs="Consolas"/>
            <w:b/>
            <w:bCs/>
            <w:color w:val="ED7D31" w:themeColor="accent2"/>
            <w:szCs w:val="24"/>
            <w:rPrChange w:id="194" w:author="Jason Beshara" w:date="2024-02-04T08:53:00Z">
              <w:rPr>
                <w:rFonts w:cs="Consolas"/>
                <w:szCs w:val="24"/>
              </w:rPr>
            </w:rPrChange>
          </w:rPr>
          <w:delText>[ESP32] Wi-Fi Marauder</w:delText>
        </w:r>
        <w:r w:rsidR="00B45E5E" w:rsidRPr="00EF6A48" w:rsidDel="00EF6A48">
          <w:rPr>
            <w:rFonts w:cs="Consolas"/>
            <w:b/>
            <w:bCs/>
            <w:color w:val="000000" w:themeColor="text1"/>
            <w:szCs w:val="24"/>
            <w:rPrChange w:id="195" w:author="Jason Beshara" w:date="2024-02-04T08:53:00Z">
              <w:rPr>
                <w:rFonts w:cs="Consolas"/>
                <w:szCs w:val="24"/>
              </w:rPr>
            </w:rPrChange>
          </w:rPr>
          <w:delText>.</w:delText>
        </w:r>
      </w:del>
    </w:p>
    <w:p w14:paraId="5FDE0B3E" w14:textId="77777777" w:rsidR="00394ADB" w:rsidRPr="00EF6A48" w:rsidRDefault="00394ADB" w:rsidP="00C10247">
      <w:pPr>
        <w:pStyle w:val="Heading5"/>
        <w:rPr>
          <w:rFonts w:cs="Consolas"/>
        </w:rPr>
      </w:pPr>
      <w:r w:rsidRPr="00EF6A48">
        <w:rPr>
          <w:rFonts w:cs="Consolas"/>
        </w:rPr>
        <w:t>Step 2: Scanning for Access Points (APs)</w:t>
      </w:r>
    </w:p>
    <w:p w14:paraId="64622F33" w14:textId="10A25209" w:rsidR="00394ADB" w:rsidRPr="00EF6A48" w:rsidRDefault="00394ADB" w:rsidP="00194A1A">
      <w:pPr>
        <w:pStyle w:val="Bullets"/>
        <w:numPr>
          <w:ilvl w:val="0"/>
          <w:numId w:val="100"/>
        </w:numPr>
        <w:rPr>
          <w:rFonts w:cs="Consolas"/>
          <w:szCs w:val="24"/>
        </w:rPr>
      </w:pPr>
      <w:del w:id="196" w:author="Jason Beshara" w:date="2024-02-04T08:54:00Z">
        <w:r w:rsidRPr="00EF6A48" w:rsidDel="00EF6A48">
          <w:rPr>
            <w:rFonts w:cs="Consolas"/>
            <w:b/>
            <w:bCs/>
            <w:color w:val="ED7D31" w:themeColor="accent2"/>
            <w:szCs w:val="24"/>
            <w:rPrChange w:id="197" w:author="Jason Beshara" w:date="2024-02-04T08:54:00Z">
              <w:rPr>
                <w:rFonts w:cs="Consolas"/>
                <w:szCs w:val="24"/>
              </w:rPr>
            </w:rPrChange>
          </w:rPr>
          <w:delText xml:space="preserve">Choose </w:delText>
        </w:r>
      </w:del>
      <w:ins w:id="198" w:author="Jason Beshara" w:date="2024-02-04T08:54:00Z">
        <w:r w:rsidR="00EF6A48" w:rsidRPr="00BF5BB9">
          <w:rPr>
            <w:rFonts w:cs="Consolas"/>
            <w:bCs/>
            <w:color w:val="ED7D31" w:themeColor="accent2"/>
            <w:szCs w:val="24"/>
            <w:rPrChange w:id="199" w:author="Jason Beshara" w:date="2024-02-04T08:54:00Z">
              <w:rPr>
                <w:rFonts w:cs="Consolas"/>
                <w:szCs w:val="24"/>
              </w:rPr>
            </w:rPrChange>
          </w:rPr>
          <w:t>Navigate to</w:t>
        </w:r>
        <w:r w:rsidR="00EF6A48" w:rsidRPr="00BF5BB9">
          <w:rPr>
            <w:rFonts w:cs="Consolas"/>
            <w:color w:val="ED7D31" w:themeColor="accent2"/>
            <w:szCs w:val="24"/>
            <w:rPrChange w:id="200" w:author="Jason Beshara" w:date="2024-02-04T08:54:00Z">
              <w:rPr>
                <w:rFonts w:cs="Consolas"/>
                <w:szCs w:val="24"/>
              </w:rPr>
            </w:rPrChange>
          </w:rPr>
          <w:t xml:space="preserve"> </w:t>
        </w:r>
      </w:ins>
      <w:r w:rsidRPr="00BF5BB9">
        <w:rPr>
          <w:rFonts w:cs="Consolas"/>
          <w:bCs/>
          <w:color w:val="ED7D31" w:themeColor="accent2"/>
          <w:szCs w:val="24"/>
        </w:rPr>
        <w:t>Scan AP</w:t>
      </w:r>
      <w:r w:rsidR="00452B75" w:rsidRPr="00EF6A48">
        <w:rPr>
          <w:rFonts w:cs="Consolas"/>
          <w:szCs w:val="24"/>
        </w:rPr>
        <w:t>.</w:t>
      </w:r>
      <w:r w:rsidRPr="00EF6A48">
        <w:rPr>
          <w:rFonts w:cs="Consolas"/>
          <w:szCs w:val="24"/>
        </w:rPr>
        <w:t xml:space="preserve"> Observe the blue LED activation on the board, indicating scanning activity. The Flipper Zero will </w:t>
      </w:r>
      <w:del w:id="201" w:author="Jason Beshara" w:date="2024-02-04T09:39:00Z">
        <w:r w:rsidRPr="00EF6A48" w:rsidDel="00836410">
          <w:rPr>
            <w:rFonts w:cs="Consolas"/>
            <w:szCs w:val="24"/>
          </w:rPr>
          <w:delText xml:space="preserve">now </w:delText>
        </w:r>
      </w:del>
      <w:r w:rsidRPr="00EF6A48">
        <w:rPr>
          <w:rFonts w:cs="Consolas"/>
          <w:szCs w:val="24"/>
        </w:rPr>
        <w:t>scan for all visible 2.4GHz BSSIDs (Basic Service Set Identifiers).</w:t>
      </w:r>
      <w:r w:rsidR="00452B75" w:rsidRPr="00EF6A48">
        <w:rPr>
          <w:rFonts w:cs="Consolas"/>
          <w:szCs w:val="24"/>
        </w:rPr>
        <w:t xml:space="preserve"> You should see this on the LCD screen of the Flipper Zero.</w:t>
      </w:r>
    </w:p>
    <w:p w14:paraId="25B9A407" w14:textId="00CA8735" w:rsidR="00394ADB" w:rsidRPr="00EF6A48" w:rsidRDefault="00394ADB" w:rsidP="00194A1A">
      <w:pPr>
        <w:pStyle w:val="Bullets"/>
        <w:numPr>
          <w:ilvl w:val="0"/>
          <w:numId w:val="100"/>
        </w:numPr>
        <w:rPr>
          <w:rFonts w:cs="Consolas"/>
          <w:szCs w:val="24"/>
        </w:rPr>
      </w:pPr>
      <w:r w:rsidRPr="00EF6A48">
        <w:rPr>
          <w:rFonts w:cs="Consolas"/>
          <w:szCs w:val="24"/>
        </w:rPr>
        <w:t>If you don</w:t>
      </w:r>
      <w:r w:rsidR="00A7752B" w:rsidRPr="00EF6A48">
        <w:rPr>
          <w:rFonts w:cs="Consolas"/>
          <w:szCs w:val="24"/>
        </w:rPr>
        <w:t>’</w:t>
      </w:r>
      <w:r w:rsidRPr="00EF6A48">
        <w:rPr>
          <w:rFonts w:cs="Consolas"/>
          <w:szCs w:val="24"/>
        </w:rPr>
        <w:t>t get a blue LED or data, utilize the reset button on the Wi-Fi board to reset the device and try again.</w:t>
      </w:r>
      <w:r w:rsidR="00452B75" w:rsidRPr="00EF6A48">
        <w:rPr>
          <w:rFonts w:cs="Consolas"/>
          <w:szCs w:val="24"/>
        </w:rPr>
        <w:t xml:space="preserve"> If that doesn’t work, hard reset the Flipper Zero by pressing the back and left </w:t>
      </w:r>
      <w:r w:rsidR="003C0862" w:rsidRPr="00EF6A48">
        <w:rPr>
          <w:rFonts w:cs="Consolas"/>
          <w:szCs w:val="24"/>
        </w:rPr>
        <w:t>Directional pad</w:t>
      </w:r>
      <w:r w:rsidR="00452B75" w:rsidRPr="00EF6A48">
        <w:rPr>
          <w:rFonts w:cs="Consolas"/>
          <w:szCs w:val="24"/>
        </w:rPr>
        <w:t xml:space="preserve"> buttons simultaneously.</w:t>
      </w:r>
    </w:p>
    <w:p w14:paraId="5DD6549E" w14:textId="77777777" w:rsidR="00394ADB" w:rsidRPr="00EF6A48" w:rsidRDefault="00394ADB" w:rsidP="00194A1A">
      <w:pPr>
        <w:pStyle w:val="Heading5"/>
        <w:rPr>
          <w:rFonts w:cs="Consolas"/>
        </w:rPr>
      </w:pPr>
      <w:r w:rsidRPr="00EF6A48">
        <w:rPr>
          <w:rFonts w:cs="Consolas"/>
        </w:rPr>
        <w:t>Step 3: Viewing Scanned Networks</w:t>
      </w:r>
    </w:p>
    <w:p w14:paraId="02791475" w14:textId="57C76F91" w:rsidR="00394ADB" w:rsidRPr="00EF6A48" w:rsidRDefault="00394ADB" w:rsidP="00B45E5E">
      <w:pPr>
        <w:pStyle w:val="Bullets"/>
        <w:numPr>
          <w:ilvl w:val="0"/>
          <w:numId w:val="101"/>
        </w:numPr>
        <w:rPr>
          <w:rFonts w:cs="Consolas"/>
          <w:szCs w:val="24"/>
        </w:rPr>
      </w:pPr>
      <w:r w:rsidRPr="00EF6A48">
        <w:rPr>
          <w:rFonts w:cs="Consolas"/>
          <w:szCs w:val="24"/>
        </w:rPr>
        <w:t>Press the back button</w:t>
      </w:r>
      <w:del w:id="202" w:author="Jason Beshara" w:date="2024-02-04T09:40:00Z">
        <w:r w:rsidRPr="00EF6A48" w:rsidDel="00836410">
          <w:rPr>
            <w:rFonts w:cs="Consolas"/>
            <w:szCs w:val="24"/>
          </w:rPr>
          <w:delText>, scroll down to</w:delText>
        </w:r>
      </w:del>
      <w:del w:id="203" w:author="Jason Beshara" w:date="2024-02-04T09:42:00Z">
        <w:r w:rsidRPr="00EF6A48" w:rsidDel="00836410">
          <w:rPr>
            <w:rFonts w:cs="Consolas"/>
            <w:szCs w:val="24"/>
          </w:rPr>
          <w:delText xml:space="preserve"> </w:delText>
        </w:r>
      </w:del>
      <w:del w:id="204" w:author="Jason Beshara" w:date="2024-02-04T08:55:00Z">
        <w:r w:rsidRPr="00EF6A48" w:rsidDel="008A1A29">
          <w:rPr>
            <w:rFonts w:cs="Consolas"/>
            <w:szCs w:val="24"/>
          </w:rPr>
          <w:delText>the list</w:delText>
        </w:r>
      </w:del>
      <w:del w:id="205" w:author="Jason Beshara" w:date="2024-02-04T09:42:00Z">
        <w:r w:rsidRPr="00EF6A48" w:rsidDel="00836410">
          <w:rPr>
            <w:rFonts w:cs="Consolas"/>
            <w:szCs w:val="24"/>
          </w:rPr>
          <w:delText>, and</w:delText>
        </w:r>
      </w:del>
      <w:ins w:id="206" w:author="Jason Beshara" w:date="2024-02-04T09:42:00Z">
        <w:r w:rsidR="00836410">
          <w:rPr>
            <w:rFonts w:cs="Consolas"/>
            <w:szCs w:val="24"/>
          </w:rPr>
          <w:t>, navigate to List,</w:t>
        </w:r>
        <w:r w:rsidR="00836410" w:rsidRPr="00EF6A48">
          <w:rPr>
            <w:rFonts w:cs="Consolas"/>
            <w:szCs w:val="24"/>
          </w:rPr>
          <w:t xml:space="preserve"> and</w:t>
        </w:r>
      </w:ins>
      <w:r w:rsidRPr="00EF6A48">
        <w:rPr>
          <w:rFonts w:cs="Consolas"/>
          <w:szCs w:val="24"/>
        </w:rPr>
        <w:t xml:space="preserve"> select it.</w:t>
      </w:r>
    </w:p>
    <w:p w14:paraId="7A1284EC" w14:textId="77777777" w:rsidR="00394ADB" w:rsidRPr="00EF6A48" w:rsidRDefault="00394ADB" w:rsidP="00B45E5E">
      <w:pPr>
        <w:pStyle w:val="Bullets"/>
        <w:numPr>
          <w:ilvl w:val="0"/>
          <w:numId w:val="101"/>
        </w:numPr>
        <w:rPr>
          <w:rFonts w:cs="Consolas"/>
          <w:szCs w:val="24"/>
        </w:rPr>
      </w:pPr>
      <w:r w:rsidRPr="00EF6A48">
        <w:rPr>
          <w:rFonts w:cs="Consolas"/>
          <w:szCs w:val="24"/>
        </w:rPr>
        <w:t>A numbered list displays the detected SSIDs and channel numbers.</w:t>
      </w:r>
    </w:p>
    <w:p w14:paraId="33824953" w14:textId="272914A1" w:rsidR="00394ADB" w:rsidRPr="00EF6A48" w:rsidRDefault="00394ADB" w:rsidP="00B45E5E">
      <w:pPr>
        <w:pStyle w:val="Bullets"/>
        <w:numPr>
          <w:ilvl w:val="0"/>
          <w:numId w:val="101"/>
        </w:numPr>
        <w:rPr>
          <w:rFonts w:cs="Consolas"/>
          <w:szCs w:val="24"/>
        </w:rPr>
      </w:pPr>
      <w:r w:rsidRPr="00EF6A48">
        <w:rPr>
          <w:rFonts w:cs="Consolas"/>
          <w:szCs w:val="24"/>
        </w:rPr>
        <w:t>Browse the list and find a network of interest (Lab AP), particularly noting the</w:t>
      </w:r>
      <w:ins w:id="207" w:author="Jason Beshara" w:date="2024-02-04T09:42:00Z">
        <w:r w:rsidR="00836410">
          <w:rPr>
            <w:rFonts w:cs="Consolas"/>
            <w:szCs w:val="24"/>
          </w:rPr>
          <w:t xml:space="preserve"> sequential</w:t>
        </w:r>
      </w:ins>
      <w:ins w:id="208" w:author="Jason Beshara" w:date="2024-02-04T09:41:00Z">
        <w:r w:rsidR="00836410">
          <w:rPr>
            <w:rFonts w:cs="Consolas"/>
            <w:szCs w:val="24"/>
          </w:rPr>
          <w:t xml:space="preserve"> number next to the</w:t>
        </w:r>
      </w:ins>
      <w:r w:rsidRPr="00EF6A48">
        <w:rPr>
          <w:rFonts w:cs="Consolas"/>
          <w:szCs w:val="24"/>
        </w:rPr>
        <w:t xml:space="preserve"> channel number and SSID.</w:t>
      </w:r>
    </w:p>
    <w:p w14:paraId="2843BBA9" w14:textId="77777777" w:rsidR="00394ADB" w:rsidRPr="00EF6A48" w:rsidRDefault="00394ADB" w:rsidP="00C10247">
      <w:pPr>
        <w:pStyle w:val="Heading5"/>
        <w:rPr>
          <w:rFonts w:cs="Consolas"/>
        </w:rPr>
      </w:pPr>
      <w:r w:rsidRPr="00EF6A48">
        <w:rPr>
          <w:rFonts w:cs="Consolas"/>
        </w:rPr>
        <w:t>Step 4: Setting the Channel for Capture</w:t>
      </w:r>
    </w:p>
    <w:p w14:paraId="49831950" w14:textId="77777777" w:rsidR="00394ADB" w:rsidRPr="00EF6A48" w:rsidRDefault="00394ADB" w:rsidP="00B45E5E">
      <w:pPr>
        <w:pStyle w:val="Bullets"/>
        <w:numPr>
          <w:ilvl w:val="0"/>
          <w:numId w:val="102"/>
        </w:numPr>
        <w:rPr>
          <w:rFonts w:cs="Consolas"/>
          <w:szCs w:val="24"/>
        </w:rPr>
      </w:pPr>
      <w:r w:rsidRPr="00EF6A48">
        <w:rPr>
          <w:rFonts w:cs="Consolas"/>
          <w:szCs w:val="24"/>
        </w:rPr>
        <w:t>Press back to return to the main Marauder menu.</w:t>
      </w:r>
    </w:p>
    <w:p w14:paraId="456EE083" w14:textId="2DF3FEE2" w:rsidR="00394ADB" w:rsidRPr="00EF6A48" w:rsidRDefault="00394ADB" w:rsidP="00B45E5E">
      <w:pPr>
        <w:pStyle w:val="Bullets"/>
        <w:numPr>
          <w:ilvl w:val="0"/>
          <w:numId w:val="102"/>
        </w:numPr>
        <w:rPr>
          <w:rFonts w:cs="Consolas"/>
          <w:szCs w:val="24"/>
        </w:rPr>
      </w:pPr>
      <w:r w:rsidRPr="00EF6A48">
        <w:rPr>
          <w:rFonts w:cs="Consolas"/>
          <w:szCs w:val="24"/>
        </w:rPr>
        <w:lastRenderedPageBreak/>
        <w:t xml:space="preserve">Navigate to the </w:t>
      </w:r>
      <w:r w:rsidRPr="00BF5BB9">
        <w:rPr>
          <w:rFonts w:cs="Consolas"/>
          <w:bCs/>
          <w:color w:val="ED7D31" w:themeColor="accent2"/>
          <w:szCs w:val="24"/>
        </w:rPr>
        <w:t>channel</w:t>
      </w:r>
      <w:r w:rsidRPr="00EF6A48">
        <w:rPr>
          <w:rFonts w:cs="Consolas"/>
          <w:szCs w:val="24"/>
        </w:rPr>
        <w:t xml:space="preserve"> and click the right button on the </w:t>
      </w:r>
      <w:r w:rsidR="00ED36CB" w:rsidRPr="00EF6A48">
        <w:rPr>
          <w:rFonts w:cs="Consolas"/>
          <w:szCs w:val="24"/>
        </w:rPr>
        <w:t>d</w:t>
      </w:r>
      <w:r w:rsidR="003C0862" w:rsidRPr="00EF6A48">
        <w:rPr>
          <w:rFonts w:cs="Consolas"/>
          <w:szCs w:val="24"/>
        </w:rPr>
        <w:t>irectional pad</w:t>
      </w:r>
      <w:r w:rsidRPr="00EF6A48">
        <w:rPr>
          <w:rFonts w:cs="Consolas"/>
          <w:szCs w:val="24"/>
        </w:rPr>
        <w:t xml:space="preserve"> to</w:t>
      </w:r>
      <w:r w:rsidR="00ED36CB" w:rsidRPr="00EF6A48">
        <w:rPr>
          <w:rFonts w:cs="Consolas"/>
          <w:szCs w:val="24"/>
        </w:rPr>
        <w:t xml:space="preserve"> highlight and</w:t>
      </w:r>
      <w:r w:rsidRPr="00EF6A48">
        <w:rPr>
          <w:rFonts w:cs="Consolas"/>
          <w:szCs w:val="24"/>
        </w:rPr>
        <w:t xml:space="preserve"> </w:t>
      </w:r>
      <w:r w:rsidR="00ED36CB" w:rsidRPr="00EF6A48">
        <w:rPr>
          <w:rFonts w:cs="Consolas"/>
          <w:szCs w:val="24"/>
        </w:rPr>
        <w:t xml:space="preserve">select </w:t>
      </w:r>
      <w:r w:rsidR="00ED36CB" w:rsidRPr="00BF5BB9">
        <w:rPr>
          <w:rFonts w:cs="Consolas"/>
          <w:bCs/>
          <w:color w:val="ED7D31" w:themeColor="accent2"/>
          <w:szCs w:val="24"/>
        </w:rPr>
        <w:t>Set</w:t>
      </w:r>
      <w:r w:rsidR="00ED36CB" w:rsidRPr="00EF6A48">
        <w:rPr>
          <w:rFonts w:cs="Consolas"/>
          <w:szCs w:val="24"/>
        </w:rPr>
        <w:t>.</w:t>
      </w:r>
    </w:p>
    <w:p w14:paraId="49A7E23F" w14:textId="4AC1C3C6" w:rsidR="00394ADB" w:rsidRPr="00EF6A48" w:rsidRDefault="00394ADB" w:rsidP="00B45E5E">
      <w:pPr>
        <w:pStyle w:val="Bullets"/>
        <w:numPr>
          <w:ilvl w:val="0"/>
          <w:numId w:val="102"/>
        </w:numPr>
        <w:rPr>
          <w:rFonts w:cs="Consolas"/>
          <w:szCs w:val="24"/>
        </w:rPr>
      </w:pPr>
      <w:r w:rsidRPr="00EF6A48">
        <w:rPr>
          <w:rFonts w:cs="Consolas"/>
          <w:szCs w:val="24"/>
        </w:rPr>
        <w:t xml:space="preserve">Enter the previously noted channel number when prompted with </w:t>
      </w:r>
      <w:r w:rsidR="00ED36CB" w:rsidRPr="00EF6A48">
        <w:rPr>
          <w:rFonts w:cs="Consolas"/>
          <w:szCs w:val="24"/>
        </w:rPr>
        <w:t xml:space="preserve">the </w:t>
      </w:r>
      <w:ins w:id="209" w:author="Jason Beshara" w:date="2024-02-04T09:43:00Z">
        <w:r w:rsidR="00836410">
          <w:rPr>
            <w:rFonts w:cs="Consolas"/>
            <w:szCs w:val="24"/>
          </w:rPr>
          <w:t>“</w:t>
        </w:r>
      </w:ins>
      <w:r w:rsidRPr="00EF6A48">
        <w:rPr>
          <w:rFonts w:cs="Consolas"/>
          <w:szCs w:val="24"/>
        </w:rPr>
        <w:t>channel -s</w:t>
      </w:r>
      <w:ins w:id="210" w:author="Jason Beshara" w:date="2024-02-04T09:43:00Z">
        <w:r w:rsidR="00836410">
          <w:rPr>
            <w:rFonts w:cs="Consolas"/>
            <w:szCs w:val="24"/>
          </w:rPr>
          <w:t>”</w:t>
        </w:r>
      </w:ins>
      <w:r w:rsidR="00ED36CB" w:rsidRPr="00EF6A48">
        <w:rPr>
          <w:rFonts w:cs="Consolas"/>
          <w:szCs w:val="24"/>
        </w:rPr>
        <w:t xml:space="preserve"> prompt. (Example: channel – s 11)</w:t>
      </w:r>
      <w:r w:rsidR="003B3CFE" w:rsidRPr="00EF6A48">
        <w:rPr>
          <w:rFonts w:cs="Consolas"/>
          <w:szCs w:val="24"/>
        </w:rPr>
        <w:t>.</w:t>
      </w:r>
    </w:p>
    <w:p w14:paraId="489F70DD" w14:textId="4E358BEB" w:rsidR="00394ADB" w:rsidRPr="00EF6A48" w:rsidRDefault="00394ADB" w:rsidP="00B45E5E">
      <w:pPr>
        <w:pStyle w:val="Bullets"/>
        <w:numPr>
          <w:ilvl w:val="0"/>
          <w:numId w:val="102"/>
        </w:numPr>
        <w:rPr>
          <w:rFonts w:cs="Consolas"/>
          <w:szCs w:val="24"/>
        </w:rPr>
      </w:pPr>
      <w:r w:rsidRPr="00EF6A48">
        <w:rPr>
          <w:rFonts w:cs="Consolas"/>
          <w:szCs w:val="24"/>
        </w:rPr>
        <w:t xml:space="preserve">Press </w:t>
      </w:r>
      <w:r w:rsidRPr="00BF5BB9">
        <w:rPr>
          <w:rFonts w:cs="Consolas"/>
          <w:bCs/>
          <w:color w:val="ED7D31" w:themeColor="accent2"/>
          <w:szCs w:val="24"/>
        </w:rPr>
        <w:t>back</w:t>
      </w:r>
      <w:r w:rsidRPr="00EF6A48">
        <w:rPr>
          <w:rFonts w:cs="Consolas"/>
          <w:szCs w:val="24"/>
        </w:rPr>
        <w:t xml:space="preserve"> to return to the main menu</w:t>
      </w:r>
      <w:r w:rsidR="00ED36CB" w:rsidRPr="00EF6A48">
        <w:rPr>
          <w:rFonts w:cs="Consolas"/>
          <w:szCs w:val="24"/>
        </w:rPr>
        <w:t xml:space="preserve"> of Marauder</w:t>
      </w:r>
      <w:r w:rsidR="00FA652B" w:rsidRPr="00EF6A48">
        <w:rPr>
          <w:rFonts w:cs="Consolas"/>
          <w:szCs w:val="24"/>
        </w:rPr>
        <w:t>.</w:t>
      </w:r>
    </w:p>
    <w:p w14:paraId="27B9B04B" w14:textId="77777777" w:rsidR="00394ADB" w:rsidRPr="00EF6A48" w:rsidRDefault="00394ADB" w:rsidP="00C10247">
      <w:pPr>
        <w:pStyle w:val="Heading5"/>
        <w:rPr>
          <w:rFonts w:cs="Consolas"/>
        </w:rPr>
      </w:pPr>
      <w:r w:rsidRPr="00EF6A48">
        <w:rPr>
          <w:rFonts w:cs="Consolas"/>
        </w:rPr>
        <w:t>Step 5: Capturing Network Traffic</w:t>
      </w:r>
    </w:p>
    <w:p w14:paraId="62E99D54" w14:textId="43BE5D90" w:rsidR="00ED36CB" w:rsidRPr="00EF6A48" w:rsidRDefault="00394ADB" w:rsidP="00CF0950">
      <w:pPr>
        <w:pStyle w:val="Bullets"/>
        <w:numPr>
          <w:ilvl w:val="0"/>
          <w:numId w:val="162"/>
        </w:numPr>
        <w:rPr>
          <w:rFonts w:cs="Consolas"/>
          <w:szCs w:val="24"/>
        </w:rPr>
      </w:pPr>
      <w:r w:rsidRPr="00EF6A48">
        <w:rPr>
          <w:rFonts w:cs="Consolas"/>
          <w:szCs w:val="24"/>
        </w:rPr>
        <w:t xml:space="preserve">Navigate to </w:t>
      </w:r>
      <w:r w:rsidR="00ED36CB" w:rsidRPr="00EF6A48">
        <w:rPr>
          <w:rFonts w:cs="Consolas"/>
          <w:szCs w:val="24"/>
        </w:rPr>
        <w:t xml:space="preserve">the </w:t>
      </w:r>
      <w:r w:rsidR="00ED36CB" w:rsidRPr="00BF5BB9">
        <w:rPr>
          <w:rFonts w:cs="Consolas"/>
          <w:bCs/>
          <w:color w:val="ED7D31" w:themeColor="accent2"/>
          <w:szCs w:val="24"/>
        </w:rPr>
        <w:t>Sniff</w:t>
      </w:r>
      <w:r w:rsidR="00ED36CB" w:rsidRPr="00EF6A48">
        <w:rPr>
          <w:rFonts w:cs="Consolas"/>
          <w:szCs w:val="24"/>
        </w:rPr>
        <w:t xml:space="preserve"> menu and</w:t>
      </w:r>
      <w:r w:rsidRPr="00EF6A48">
        <w:rPr>
          <w:rFonts w:cs="Consolas"/>
          <w:szCs w:val="24"/>
        </w:rPr>
        <w:t xml:space="preserve"> </w:t>
      </w:r>
      <w:r w:rsidR="00CF0950" w:rsidRPr="00EF6A48">
        <w:rPr>
          <w:rFonts w:cs="Consolas"/>
          <w:szCs w:val="24"/>
        </w:rPr>
        <w:t>c</w:t>
      </w:r>
      <w:r w:rsidR="00ED36CB" w:rsidRPr="00EF6A48">
        <w:rPr>
          <w:rFonts w:cs="Consolas"/>
          <w:szCs w:val="24"/>
        </w:rPr>
        <w:t xml:space="preserve">lick the right on the directional pad five times until raw is displayed. Select </w:t>
      </w:r>
      <w:r w:rsidR="00ED36CB" w:rsidRPr="00BF5BB9">
        <w:rPr>
          <w:rFonts w:cs="Consolas"/>
          <w:bCs/>
          <w:color w:val="ED7D31" w:themeColor="accent2"/>
          <w:szCs w:val="24"/>
        </w:rPr>
        <w:t>raw</w:t>
      </w:r>
      <w:r w:rsidR="00ED36CB" w:rsidRPr="00EF6A48">
        <w:rPr>
          <w:rFonts w:cs="Consolas"/>
          <w:szCs w:val="24"/>
        </w:rPr>
        <w:t xml:space="preserve"> to begin capturing frames.</w:t>
      </w:r>
    </w:p>
    <w:p w14:paraId="2204AA54" w14:textId="37459DEC" w:rsidR="00394ADB" w:rsidRPr="00EF6A48" w:rsidRDefault="00394ADB" w:rsidP="00CF0950">
      <w:pPr>
        <w:pStyle w:val="Bullets"/>
        <w:numPr>
          <w:ilvl w:val="0"/>
          <w:numId w:val="162"/>
        </w:numPr>
        <w:rPr>
          <w:rFonts w:cs="Consolas"/>
          <w:szCs w:val="24"/>
        </w:rPr>
      </w:pPr>
      <w:r w:rsidRPr="00EF6A48">
        <w:rPr>
          <w:rFonts w:cs="Consolas"/>
          <w:szCs w:val="24"/>
        </w:rPr>
        <w:t xml:space="preserve">To stop the capture, press the </w:t>
      </w:r>
      <w:r w:rsidRPr="00BF5BB9">
        <w:rPr>
          <w:rFonts w:cs="Consolas"/>
          <w:bCs/>
          <w:color w:val="ED7D31" w:themeColor="accent2"/>
          <w:szCs w:val="24"/>
        </w:rPr>
        <w:t>back</w:t>
      </w:r>
      <w:r w:rsidRPr="00EF6A48">
        <w:rPr>
          <w:rFonts w:cs="Consolas"/>
          <w:szCs w:val="24"/>
        </w:rPr>
        <w:t xml:space="preserve"> button.</w:t>
      </w:r>
    </w:p>
    <w:p w14:paraId="2807240C" w14:textId="7CB4AEA8" w:rsidR="00394ADB" w:rsidRPr="00EF6A48" w:rsidRDefault="00394ADB" w:rsidP="00CF0950">
      <w:pPr>
        <w:pStyle w:val="Bullets"/>
        <w:numPr>
          <w:ilvl w:val="0"/>
          <w:numId w:val="162"/>
        </w:numPr>
        <w:rPr>
          <w:rFonts w:cs="Consolas"/>
          <w:szCs w:val="24"/>
        </w:rPr>
      </w:pPr>
      <w:del w:id="211" w:author="Jason Beshara" w:date="2024-02-04T15:47:00Z">
        <w:r w:rsidRPr="00EF6A48" w:rsidDel="0031648E">
          <w:rPr>
            <w:rFonts w:cs="Consolas"/>
            <w:szCs w:val="24"/>
          </w:rPr>
          <w:delText>(</w:delText>
        </w:r>
      </w:del>
      <w:r w:rsidRPr="00EF6A48">
        <w:rPr>
          <w:rFonts w:cs="Consolas"/>
          <w:szCs w:val="24"/>
        </w:rPr>
        <w:t>Sometimes</w:t>
      </w:r>
      <w:r w:rsidR="00ED36CB" w:rsidRPr="00EF6A48">
        <w:rPr>
          <w:rFonts w:cs="Consolas"/>
          <w:szCs w:val="24"/>
        </w:rPr>
        <w:t>,</w:t>
      </w:r>
      <w:r w:rsidRPr="00EF6A48">
        <w:rPr>
          <w:rFonts w:cs="Consolas"/>
          <w:szCs w:val="24"/>
        </w:rPr>
        <w:t xml:space="preserve"> the Flipper loves capturing frames so much that it </w:t>
      </w:r>
      <w:r w:rsidR="00A7752B" w:rsidRPr="00EF6A48">
        <w:rPr>
          <w:rFonts w:cs="Consolas"/>
          <w:szCs w:val="24"/>
        </w:rPr>
        <w:t>doesn’t</w:t>
      </w:r>
      <w:r w:rsidRPr="00EF6A48">
        <w:rPr>
          <w:rFonts w:cs="Consolas"/>
          <w:szCs w:val="24"/>
        </w:rPr>
        <w:t xml:space="preserve"> </w:t>
      </w:r>
      <w:r w:rsidR="00ED36CB" w:rsidRPr="00EF6A48">
        <w:rPr>
          <w:rFonts w:cs="Consolas"/>
          <w:szCs w:val="24"/>
        </w:rPr>
        <w:t xml:space="preserve">want to </w:t>
      </w:r>
      <w:r w:rsidRPr="00EF6A48">
        <w:rPr>
          <w:rFonts w:cs="Consolas"/>
          <w:szCs w:val="24"/>
        </w:rPr>
        <w:t xml:space="preserve">stop; if this happens, hard reset </w:t>
      </w:r>
      <w:r w:rsidR="00ED36CB" w:rsidRPr="00EF6A48">
        <w:rPr>
          <w:rFonts w:cs="Consolas"/>
          <w:szCs w:val="24"/>
        </w:rPr>
        <w:t>the Flipper Zero</w:t>
      </w:r>
      <w:r w:rsidR="00F04E1B" w:rsidRPr="00EF6A48">
        <w:rPr>
          <w:rFonts w:cs="Consolas"/>
          <w:szCs w:val="24"/>
        </w:rPr>
        <w:t xml:space="preserve">, press the reset button on the Wi-Fi dev board, and </w:t>
      </w:r>
      <w:r w:rsidRPr="00EF6A48">
        <w:rPr>
          <w:rFonts w:cs="Consolas"/>
          <w:szCs w:val="24"/>
        </w:rPr>
        <w:t>repeat Step 5.</w:t>
      </w:r>
    </w:p>
    <w:p w14:paraId="34FE976F" w14:textId="77777777" w:rsidR="00394ADB" w:rsidRPr="00EF6A48" w:rsidRDefault="00394ADB" w:rsidP="00C10247">
      <w:pPr>
        <w:pStyle w:val="Heading5"/>
        <w:rPr>
          <w:rFonts w:cs="Consolas"/>
        </w:rPr>
      </w:pPr>
      <w:r w:rsidRPr="00EF6A48">
        <w:rPr>
          <w:rFonts w:cs="Consolas"/>
        </w:rPr>
        <w:t>Step 6: Accessing and Downloading the Capture File</w:t>
      </w:r>
    </w:p>
    <w:p w14:paraId="26044435" w14:textId="77777777" w:rsidR="00394ADB" w:rsidRPr="00EF6A48" w:rsidRDefault="00394ADB" w:rsidP="00B45E5E">
      <w:pPr>
        <w:pStyle w:val="Bullets"/>
        <w:numPr>
          <w:ilvl w:val="0"/>
          <w:numId w:val="104"/>
        </w:numPr>
        <w:rPr>
          <w:rFonts w:cs="Consolas"/>
          <w:szCs w:val="24"/>
        </w:rPr>
      </w:pPr>
      <w:r w:rsidRPr="00EF6A48">
        <w:rPr>
          <w:rFonts w:cs="Consolas"/>
          <w:szCs w:val="24"/>
        </w:rPr>
        <w:t>Connect the Flipper Zero to your computer using a USB cable.</w:t>
      </w:r>
    </w:p>
    <w:p w14:paraId="0CB978A7" w14:textId="77777777" w:rsidR="00394ADB" w:rsidRPr="00EF6A48" w:rsidRDefault="00394ADB" w:rsidP="00B45E5E">
      <w:pPr>
        <w:pStyle w:val="Bullets"/>
        <w:numPr>
          <w:ilvl w:val="0"/>
          <w:numId w:val="104"/>
        </w:numPr>
        <w:rPr>
          <w:rFonts w:cs="Consolas"/>
          <w:szCs w:val="24"/>
        </w:rPr>
      </w:pPr>
      <w:r w:rsidRPr="00EF6A48">
        <w:rPr>
          <w:rFonts w:cs="Consolas"/>
          <w:szCs w:val="24"/>
        </w:rPr>
        <w:t>Open the qFlipper application on your computer.</w:t>
      </w:r>
    </w:p>
    <w:p w14:paraId="42565883" w14:textId="3A9D5A65" w:rsidR="00394ADB" w:rsidRPr="00EF6A48" w:rsidRDefault="00394ADB" w:rsidP="00B45E5E">
      <w:pPr>
        <w:pStyle w:val="Bullets"/>
        <w:numPr>
          <w:ilvl w:val="0"/>
          <w:numId w:val="104"/>
        </w:numPr>
        <w:rPr>
          <w:rFonts w:cs="Consolas"/>
          <w:szCs w:val="24"/>
        </w:rPr>
      </w:pPr>
      <w:r w:rsidRPr="00EF6A48">
        <w:rPr>
          <w:rFonts w:cs="Consolas"/>
          <w:szCs w:val="24"/>
        </w:rPr>
        <w:t xml:space="preserve">Navigate to the </w:t>
      </w:r>
      <w:r w:rsidRPr="00BF5BB9">
        <w:rPr>
          <w:rFonts w:cs="Consolas"/>
          <w:bCs/>
          <w:color w:val="7F40FF"/>
          <w:szCs w:val="24"/>
        </w:rPr>
        <w:t xml:space="preserve">SD &gt; </w:t>
      </w:r>
      <w:proofErr w:type="spellStart"/>
      <w:r w:rsidRPr="00BF5BB9">
        <w:rPr>
          <w:rFonts w:cs="Consolas"/>
          <w:bCs/>
          <w:color w:val="7F40FF"/>
          <w:szCs w:val="24"/>
        </w:rPr>
        <w:t>apps_data</w:t>
      </w:r>
      <w:proofErr w:type="spellEnd"/>
      <w:r w:rsidRPr="00BF5BB9">
        <w:rPr>
          <w:rFonts w:cs="Consolas"/>
          <w:bCs/>
          <w:color w:val="7F40FF"/>
          <w:szCs w:val="24"/>
        </w:rPr>
        <w:t xml:space="preserve"> &gt; marauder &gt; </w:t>
      </w:r>
      <w:r w:rsidR="00B45E5E" w:rsidRPr="00BF5BB9">
        <w:rPr>
          <w:rFonts w:cs="Consolas"/>
          <w:bCs/>
          <w:color w:val="7F40FF"/>
          <w:szCs w:val="24"/>
        </w:rPr>
        <w:t>.</w:t>
      </w:r>
      <w:proofErr w:type="spellStart"/>
      <w:r w:rsidRPr="00BF5BB9">
        <w:rPr>
          <w:rFonts w:cs="Consolas"/>
          <w:bCs/>
          <w:color w:val="7F40FF"/>
          <w:szCs w:val="24"/>
        </w:rPr>
        <w:t>pcaps</w:t>
      </w:r>
      <w:proofErr w:type="spellEnd"/>
      <w:r w:rsidRPr="00BF5BB9">
        <w:rPr>
          <w:rFonts w:cs="Consolas"/>
          <w:bCs/>
          <w:color w:val="7F40FF"/>
          <w:szCs w:val="24"/>
        </w:rPr>
        <w:t xml:space="preserve"> folder</w:t>
      </w:r>
      <w:r w:rsidRPr="00EF6A48">
        <w:rPr>
          <w:rFonts w:cs="Consolas"/>
          <w:szCs w:val="24"/>
        </w:rPr>
        <w:t>.</w:t>
      </w:r>
    </w:p>
    <w:p w14:paraId="058E7C20" w14:textId="77777777" w:rsidR="00394ADB" w:rsidRPr="00EF6A48" w:rsidRDefault="00394ADB" w:rsidP="00B45E5E">
      <w:pPr>
        <w:pStyle w:val="Bullets"/>
        <w:numPr>
          <w:ilvl w:val="0"/>
          <w:numId w:val="104"/>
        </w:numPr>
        <w:rPr>
          <w:rFonts w:cs="Consolas"/>
          <w:szCs w:val="24"/>
        </w:rPr>
      </w:pPr>
      <w:r w:rsidRPr="00EF6A48">
        <w:rPr>
          <w:rFonts w:cs="Consolas"/>
          <w:szCs w:val="24"/>
        </w:rPr>
        <w:t xml:space="preserve">Locate the .pcap file in the folder. Right-click on it and select </w:t>
      </w:r>
      <w:r w:rsidRPr="00BF5BB9">
        <w:rPr>
          <w:rFonts w:cs="Consolas"/>
          <w:bCs/>
          <w:color w:val="7F40FF"/>
          <w:szCs w:val="24"/>
        </w:rPr>
        <w:t>download</w:t>
      </w:r>
      <w:r w:rsidRPr="00EF6A48">
        <w:rPr>
          <w:rFonts w:cs="Consolas"/>
          <w:szCs w:val="24"/>
        </w:rPr>
        <w:t>.</w:t>
      </w:r>
    </w:p>
    <w:p w14:paraId="463C85A2" w14:textId="77777777" w:rsidR="00394ADB" w:rsidRPr="00EF6A48" w:rsidRDefault="00394ADB" w:rsidP="00C10247">
      <w:pPr>
        <w:pStyle w:val="Heading5"/>
        <w:rPr>
          <w:rFonts w:eastAsiaTheme="minorHAnsi" w:cs="Consolas"/>
        </w:rPr>
      </w:pPr>
      <w:r w:rsidRPr="00EF6A48">
        <w:rPr>
          <w:rFonts w:eastAsiaTheme="minorHAnsi" w:cs="Consolas"/>
        </w:rPr>
        <w:t>Step 7: Analyzing the Captured Data</w:t>
      </w:r>
    </w:p>
    <w:p w14:paraId="1ADF5F8F" w14:textId="6EFCD3C1" w:rsidR="00394ADB" w:rsidRPr="00EF6A48" w:rsidRDefault="00394ADB" w:rsidP="00B45E5E">
      <w:pPr>
        <w:pStyle w:val="Bullets"/>
        <w:numPr>
          <w:ilvl w:val="0"/>
          <w:numId w:val="105"/>
        </w:numPr>
        <w:rPr>
          <w:rFonts w:cs="Consolas"/>
          <w:szCs w:val="24"/>
        </w:rPr>
      </w:pPr>
      <w:r w:rsidRPr="00EF6A48">
        <w:rPr>
          <w:rFonts w:cs="Consolas"/>
          <w:szCs w:val="24"/>
        </w:rPr>
        <w:t>Open the downloaded .pcap file in your preferred analysis application.</w:t>
      </w:r>
    </w:p>
    <w:p w14:paraId="0661C446" w14:textId="77777777" w:rsidR="00394ADB" w:rsidRPr="00EF6A48" w:rsidRDefault="00394ADB" w:rsidP="00B45E5E">
      <w:pPr>
        <w:pStyle w:val="Bullets"/>
        <w:numPr>
          <w:ilvl w:val="0"/>
          <w:numId w:val="105"/>
        </w:numPr>
        <w:rPr>
          <w:rFonts w:cs="Consolas"/>
          <w:szCs w:val="24"/>
        </w:rPr>
      </w:pPr>
      <w:r w:rsidRPr="00EF6A48">
        <w:rPr>
          <w:rFonts w:cs="Consolas"/>
          <w:szCs w:val="24"/>
        </w:rPr>
        <w:t>Analyze the captured data for interesting patterns, anomalies, or specific frame types.</w:t>
      </w:r>
    </w:p>
    <w:p w14:paraId="6FB3644E" w14:textId="77777777" w:rsidR="00394ADB" w:rsidRPr="00EF6A48" w:rsidRDefault="00394ADB" w:rsidP="00776ED1">
      <w:pPr>
        <w:rPr>
          <w:rFonts w:cs="Consolas"/>
        </w:rPr>
      </w:pPr>
    </w:p>
    <w:p w14:paraId="501BEAFD" w14:textId="5F7B8C8E" w:rsidR="00394ADB" w:rsidRPr="00EF6A48" w:rsidRDefault="00394ADB" w:rsidP="00692415">
      <w:pPr>
        <w:pStyle w:val="Heading1"/>
        <w:rPr>
          <w:rFonts w:cs="Consolas"/>
        </w:rPr>
      </w:pPr>
      <w:r w:rsidRPr="00EF6A48">
        <w:rPr>
          <w:rFonts w:cs="Consolas"/>
        </w:rPr>
        <w:t>Day 2 Info &amp; Labs</w:t>
      </w:r>
    </w:p>
    <w:p w14:paraId="00DEDAFD" w14:textId="77777777" w:rsidR="00B85718" w:rsidRPr="00EF6A48" w:rsidRDefault="00B85718" w:rsidP="00B85718">
      <w:pPr>
        <w:rPr>
          <w:rFonts w:cs="Consolas"/>
        </w:rPr>
      </w:pPr>
    </w:p>
    <w:p w14:paraId="081BFECA" w14:textId="1D900CC8" w:rsidR="00AA617F" w:rsidRPr="00EF6A48" w:rsidRDefault="00AA617F" w:rsidP="00AA617F">
      <w:pPr>
        <w:pStyle w:val="Heading2"/>
        <w:rPr>
          <w:rFonts w:cs="Consolas"/>
        </w:rPr>
      </w:pPr>
      <w:r w:rsidRPr="00EF6A48">
        <w:rPr>
          <w:rFonts w:cs="Consolas"/>
        </w:rPr>
        <w:t>Bluetooth &amp; Infrared Remotes</w:t>
      </w:r>
    </w:p>
    <w:p w14:paraId="577FDAB2" w14:textId="234AE31E" w:rsidR="00AA617F" w:rsidRPr="00EF6A48" w:rsidRDefault="00AA617F" w:rsidP="00AA617F">
      <w:pPr>
        <w:pStyle w:val="Bullets"/>
        <w:rPr>
          <w:rFonts w:cs="Consolas"/>
          <w:szCs w:val="24"/>
        </w:rPr>
      </w:pPr>
      <w:r w:rsidRPr="00EF6A48">
        <w:rPr>
          <w:rFonts w:cs="Consolas"/>
          <w:szCs w:val="24"/>
        </w:rPr>
        <w:t xml:space="preserve">Demonstrate Bluetooth </w:t>
      </w:r>
      <w:del w:id="212" w:author="Jason Beshara" w:date="2024-02-04T08:49:00Z">
        <w:r w:rsidRPr="00EF6A48" w:rsidDel="004613EA">
          <w:rPr>
            <w:rFonts w:cs="Consolas"/>
            <w:szCs w:val="24"/>
          </w:rPr>
          <w:delText xml:space="preserve">Remote </w:delText>
        </w:r>
      </w:del>
      <w:ins w:id="213" w:author="Jason Beshara" w:date="2024-02-04T08:49:00Z">
        <w:r w:rsidR="004613EA" w:rsidRPr="00EF6A48">
          <w:rPr>
            <w:rFonts w:cs="Consolas"/>
            <w:szCs w:val="24"/>
          </w:rPr>
          <w:t xml:space="preserve">HID </w:t>
        </w:r>
      </w:ins>
      <w:r w:rsidRPr="00EF6A48">
        <w:rPr>
          <w:rFonts w:cs="Consolas"/>
          <w:szCs w:val="24"/>
        </w:rPr>
        <w:t>capabilities.</w:t>
      </w:r>
      <w:ins w:id="214" w:author="Jason Beshara" w:date="2024-02-04T08:49:00Z">
        <w:r w:rsidR="004613EA" w:rsidRPr="00EF6A48">
          <w:rPr>
            <w:rFonts w:cs="Consolas"/>
            <w:szCs w:val="24"/>
          </w:rPr>
          <w:t xml:space="preserve"> </w:t>
        </w:r>
        <w:r w:rsidR="004613EA" w:rsidRPr="00EF6A48">
          <w:rPr>
            <w:rFonts w:cs="Consolas"/>
            <w:color w:val="0000FF"/>
            <w:szCs w:val="24"/>
            <w:rPrChange w:id="215" w:author="Jason Beshara" w:date="2024-02-04T08:53:00Z">
              <w:rPr>
                <w:rFonts w:cs="Consolas"/>
                <w:szCs w:val="24"/>
              </w:rPr>
            </w:rPrChange>
          </w:rPr>
          <w:fldChar w:fldCharType="begin"/>
        </w:r>
        <w:r w:rsidR="004613EA" w:rsidRPr="00EF6A48">
          <w:rPr>
            <w:rFonts w:cs="Consolas"/>
            <w:color w:val="0000FF"/>
            <w:szCs w:val="24"/>
            <w:rPrChange w:id="216" w:author="Jason Beshara" w:date="2024-02-04T08:53:00Z">
              <w:rPr>
                <w:rFonts w:cs="Consolas"/>
                <w:szCs w:val="24"/>
              </w:rPr>
            </w:rPrChange>
          </w:rPr>
          <w:instrText>HYPERLINK "https://docs.flipper.net/apps/controllers"</w:instrText>
        </w:r>
        <w:r w:rsidR="004613EA" w:rsidRPr="00EF6A48">
          <w:rPr>
            <w:rFonts w:cs="Consolas"/>
            <w:color w:val="0000FF"/>
            <w:szCs w:val="24"/>
            <w:rPrChange w:id="217" w:author="Jason Beshara" w:date="2024-02-04T08:53:00Z">
              <w:rPr>
                <w:rFonts w:cs="Consolas"/>
                <w:color w:val="0000FF"/>
                <w:szCs w:val="24"/>
              </w:rPr>
            </w:rPrChange>
          </w:rPr>
        </w:r>
        <w:r w:rsidR="004613EA" w:rsidRPr="00EF6A48">
          <w:rPr>
            <w:rFonts w:cs="Consolas"/>
            <w:color w:val="0000FF"/>
            <w:szCs w:val="24"/>
            <w:rPrChange w:id="218" w:author="Jason Beshara" w:date="2024-02-04T08:53:00Z">
              <w:rPr>
                <w:rFonts w:cs="Consolas"/>
                <w:szCs w:val="24"/>
              </w:rPr>
            </w:rPrChange>
          </w:rPr>
          <w:fldChar w:fldCharType="separate"/>
        </w:r>
        <w:r w:rsidR="004613EA" w:rsidRPr="00EF6A48">
          <w:rPr>
            <w:rStyle w:val="Hyperlink"/>
            <w:rFonts w:cs="Consolas"/>
            <w:szCs w:val="24"/>
          </w:rPr>
          <w:t>HID Controllers</w:t>
        </w:r>
        <w:r w:rsidR="004613EA" w:rsidRPr="00EF6A48">
          <w:rPr>
            <w:rFonts w:cs="Consolas"/>
            <w:color w:val="0000FF"/>
            <w:szCs w:val="24"/>
            <w:rPrChange w:id="219" w:author="Jason Beshara" w:date="2024-02-04T08:53:00Z">
              <w:rPr>
                <w:rFonts w:cs="Consolas"/>
                <w:szCs w:val="24"/>
              </w:rPr>
            </w:rPrChange>
          </w:rPr>
          <w:fldChar w:fldCharType="end"/>
        </w:r>
      </w:ins>
    </w:p>
    <w:p w14:paraId="42EACBA6" w14:textId="6917C0AA" w:rsidR="00AA617F" w:rsidRPr="00EF6A48" w:rsidRDefault="00AA617F" w:rsidP="00AA617F">
      <w:pPr>
        <w:pStyle w:val="Bullets"/>
        <w:rPr>
          <w:rFonts w:cs="Consolas"/>
          <w:szCs w:val="24"/>
        </w:rPr>
      </w:pPr>
      <w:r w:rsidRPr="00EF6A48">
        <w:rPr>
          <w:rFonts w:cs="Consolas"/>
          <w:szCs w:val="24"/>
        </w:rPr>
        <w:t>Demonstrate IR Remote capabilities.</w:t>
      </w:r>
    </w:p>
    <w:p w14:paraId="238E7657" w14:textId="76DCE9A1" w:rsidR="00AA617F" w:rsidRPr="00EF6A48" w:rsidRDefault="00AA617F" w:rsidP="00AA617F">
      <w:pPr>
        <w:pStyle w:val="Bullets"/>
        <w:rPr>
          <w:rFonts w:cs="Consolas"/>
          <w:szCs w:val="24"/>
        </w:rPr>
      </w:pPr>
      <w:r w:rsidRPr="00EF6A48">
        <w:rPr>
          <w:rFonts w:cs="Consolas"/>
          <w:szCs w:val="24"/>
        </w:rPr>
        <w:t>Demonstrate BLE Attacks.</w:t>
      </w:r>
    </w:p>
    <w:p w14:paraId="776B438E" w14:textId="364EC3D1" w:rsidR="00DE1D27" w:rsidRPr="00EF6A48" w:rsidRDefault="00DE1D27" w:rsidP="00DE1D27">
      <w:pPr>
        <w:rPr>
          <w:rFonts w:cs="Consolas"/>
        </w:rPr>
      </w:pPr>
    </w:p>
    <w:p w14:paraId="040EF0DF" w14:textId="77777777" w:rsidR="00AD19A6" w:rsidRPr="00EF6A48" w:rsidRDefault="00AD19A6" w:rsidP="00AD19A6">
      <w:pPr>
        <w:pStyle w:val="Heading2"/>
        <w:rPr>
          <w:rFonts w:cs="Consolas"/>
        </w:rPr>
      </w:pPr>
      <w:r w:rsidRPr="00EF6A48">
        <w:rPr>
          <w:rFonts w:cs="Consolas"/>
        </w:rPr>
        <w:t>High-Frequency (NFC) NTAG215 13.56 MHz</w:t>
      </w:r>
    </w:p>
    <w:p w14:paraId="4C3B5142" w14:textId="77777777" w:rsidR="00AD19A6" w:rsidRPr="00EF6A48" w:rsidRDefault="00AD19A6" w:rsidP="00AD19A6">
      <w:pPr>
        <w:pStyle w:val="Bullets"/>
        <w:rPr>
          <w:rFonts w:cs="Consolas"/>
          <w:szCs w:val="24"/>
        </w:rPr>
      </w:pPr>
      <w:r w:rsidRPr="00EF6A48">
        <w:rPr>
          <w:rFonts w:cs="Consolas"/>
          <w:szCs w:val="24"/>
        </w:rPr>
        <w:t>Low-cost solution with limited memory.</w:t>
      </w:r>
    </w:p>
    <w:p w14:paraId="1AA93E4D" w14:textId="77777777" w:rsidR="00AD19A6" w:rsidRPr="00EF6A48" w:rsidRDefault="00AD19A6" w:rsidP="00AD19A6">
      <w:pPr>
        <w:pStyle w:val="Bullets"/>
        <w:rPr>
          <w:rFonts w:cs="Consolas"/>
          <w:szCs w:val="24"/>
        </w:rPr>
      </w:pPr>
      <w:r w:rsidRPr="00EF6A48">
        <w:rPr>
          <w:rFonts w:cs="Consolas"/>
          <w:szCs w:val="24"/>
        </w:rPr>
        <w:t>Limited security features.</w:t>
      </w:r>
    </w:p>
    <w:p w14:paraId="2FB6038C" w14:textId="77777777" w:rsidR="00AD19A6" w:rsidRPr="00EF6A48" w:rsidRDefault="00AD19A6" w:rsidP="00B85718">
      <w:pPr>
        <w:rPr>
          <w:rFonts w:cs="Consolas"/>
        </w:rPr>
      </w:pPr>
    </w:p>
    <w:p w14:paraId="5A12BFE7" w14:textId="69C7C3F8" w:rsidR="00394ADB" w:rsidRPr="00EF6A48" w:rsidRDefault="00394ADB" w:rsidP="00790F7A">
      <w:pPr>
        <w:pStyle w:val="Heading2"/>
        <w:rPr>
          <w:rFonts w:cs="Consolas"/>
        </w:rPr>
      </w:pPr>
      <w:r w:rsidRPr="00EF6A48">
        <w:rPr>
          <w:rFonts w:cs="Consolas"/>
        </w:rPr>
        <w:t>Low-Frequency (LF)</w:t>
      </w:r>
      <w:r w:rsidR="000861C5" w:rsidRPr="00EF6A48">
        <w:rPr>
          <w:rFonts w:cs="Consolas"/>
        </w:rPr>
        <w:t xml:space="preserve"> </w:t>
      </w:r>
      <w:r w:rsidRPr="00EF6A48">
        <w:rPr>
          <w:rFonts w:cs="Consolas"/>
        </w:rPr>
        <w:t>125 kHz</w:t>
      </w:r>
    </w:p>
    <w:p w14:paraId="1C58F283" w14:textId="77777777" w:rsidR="00394ADB" w:rsidRPr="00EF6A48" w:rsidRDefault="00394ADB" w:rsidP="00C10247">
      <w:pPr>
        <w:pStyle w:val="Heading5"/>
        <w:rPr>
          <w:rFonts w:cs="Consolas"/>
        </w:rPr>
      </w:pPr>
      <w:r w:rsidRPr="00EF6A48">
        <w:rPr>
          <w:rFonts w:cs="Consolas"/>
        </w:rPr>
        <w:t xml:space="preserve">HID </w:t>
      </w:r>
      <w:proofErr w:type="spellStart"/>
      <w:r w:rsidRPr="00EF6A48">
        <w:rPr>
          <w:rFonts w:cs="Consolas"/>
        </w:rPr>
        <w:t>ProxCard</w:t>
      </w:r>
      <w:proofErr w:type="spellEnd"/>
      <w:r w:rsidRPr="00EF6A48">
        <w:rPr>
          <w:rFonts w:cs="Consolas"/>
        </w:rPr>
        <w:t xml:space="preserve"> II</w:t>
      </w:r>
    </w:p>
    <w:p w14:paraId="1B5C4D28" w14:textId="77777777" w:rsidR="00394ADB" w:rsidRPr="00EF6A48" w:rsidRDefault="00394ADB" w:rsidP="00B45E5E">
      <w:pPr>
        <w:pStyle w:val="Bullets"/>
        <w:rPr>
          <w:rFonts w:cs="Consolas"/>
          <w:szCs w:val="24"/>
        </w:rPr>
      </w:pPr>
      <w:r w:rsidRPr="00EF6A48">
        <w:rPr>
          <w:rFonts w:cs="Consolas"/>
          <w:szCs w:val="24"/>
        </w:rPr>
        <w:t>Basic encryption and security.</w:t>
      </w:r>
    </w:p>
    <w:p w14:paraId="3F08A889" w14:textId="77777777" w:rsidR="00394ADB" w:rsidRPr="00EF6A48" w:rsidRDefault="00394ADB" w:rsidP="00B45E5E">
      <w:pPr>
        <w:pStyle w:val="Bullets"/>
        <w:rPr>
          <w:rFonts w:cs="Consolas"/>
          <w:szCs w:val="24"/>
        </w:rPr>
      </w:pPr>
      <w:r w:rsidRPr="00EF6A48">
        <w:rPr>
          <w:rFonts w:cs="Consolas"/>
          <w:szCs w:val="24"/>
        </w:rPr>
        <w:t>Short read range, typically a few inches.</w:t>
      </w:r>
    </w:p>
    <w:p w14:paraId="4A3661AA" w14:textId="77777777" w:rsidR="00394ADB" w:rsidRPr="00EF6A48" w:rsidRDefault="00394ADB" w:rsidP="00B45E5E">
      <w:pPr>
        <w:pStyle w:val="Bullets"/>
        <w:rPr>
          <w:rFonts w:cs="Consolas"/>
          <w:szCs w:val="24"/>
        </w:rPr>
      </w:pPr>
      <w:r w:rsidRPr="00EF6A48">
        <w:rPr>
          <w:rFonts w:cs="Consolas"/>
          <w:szCs w:val="24"/>
        </w:rPr>
        <w:t>Widely used in older access control systems.</w:t>
      </w:r>
    </w:p>
    <w:p w14:paraId="234DA50E" w14:textId="77777777" w:rsidR="00394ADB" w:rsidRPr="00EF6A48" w:rsidRDefault="00394ADB" w:rsidP="00C10247">
      <w:pPr>
        <w:pStyle w:val="Heading5"/>
        <w:rPr>
          <w:rFonts w:cs="Consolas"/>
        </w:rPr>
      </w:pPr>
      <w:r w:rsidRPr="00EF6A48">
        <w:rPr>
          <w:rFonts w:cs="Consolas"/>
        </w:rPr>
        <w:t>EM4100/EM4200 Cards</w:t>
      </w:r>
    </w:p>
    <w:p w14:paraId="74C1CBF2" w14:textId="77777777" w:rsidR="00394ADB" w:rsidRPr="00EF6A48" w:rsidRDefault="00394ADB" w:rsidP="00922B72">
      <w:pPr>
        <w:pStyle w:val="Bullets"/>
        <w:rPr>
          <w:rFonts w:cs="Consolas"/>
          <w:szCs w:val="24"/>
        </w:rPr>
      </w:pPr>
      <w:r w:rsidRPr="00EF6A48">
        <w:rPr>
          <w:rFonts w:cs="Consolas"/>
          <w:szCs w:val="24"/>
        </w:rPr>
        <w:t>Simple, read-only tags.</w:t>
      </w:r>
    </w:p>
    <w:p w14:paraId="49B9F627" w14:textId="77777777" w:rsidR="00394ADB" w:rsidRPr="00EF6A48" w:rsidRDefault="00394ADB" w:rsidP="00922B72">
      <w:pPr>
        <w:pStyle w:val="Bullets"/>
        <w:rPr>
          <w:rFonts w:cs="Consolas"/>
          <w:szCs w:val="24"/>
        </w:rPr>
      </w:pPr>
      <w:r w:rsidRPr="00EF6A48">
        <w:rPr>
          <w:rFonts w:cs="Consolas"/>
          <w:szCs w:val="24"/>
        </w:rPr>
        <w:t>No built-in encryption, low-security level.</w:t>
      </w:r>
    </w:p>
    <w:p w14:paraId="7E251DF1" w14:textId="77777777" w:rsidR="00394ADB" w:rsidRPr="00EF6A48" w:rsidRDefault="00394ADB" w:rsidP="00922B72">
      <w:pPr>
        <w:pStyle w:val="Bullets"/>
        <w:rPr>
          <w:rFonts w:cs="Consolas"/>
          <w:szCs w:val="24"/>
        </w:rPr>
      </w:pPr>
      <w:r w:rsidRPr="00EF6A48">
        <w:rPr>
          <w:rFonts w:cs="Consolas"/>
          <w:szCs w:val="24"/>
        </w:rPr>
        <w:t>Common in simple identification and access control applications.</w:t>
      </w:r>
    </w:p>
    <w:p w14:paraId="70FA9657" w14:textId="77777777" w:rsidR="00394ADB" w:rsidRPr="00EF6A48" w:rsidRDefault="00394ADB" w:rsidP="00C10247">
      <w:pPr>
        <w:pStyle w:val="Heading5"/>
        <w:rPr>
          <w:rFonts w:cs="Consolas"/>
        </w:rPr>
      </w:pPr>
      <w:r w:rsidRPr="00EF6A48">
        <w:rPr>
          <w:rFonts w:cs="Consolas"/>
        </w:rPr>
        <w:t>T5577 Cards</w:t>
      </w:r>
    </w:p>
    <w:p w14:paraId="5866881B" w14:textId="77777777" w:rsidR="00394ADB" w:rsidRPr="00EF6A48" w:rsidRDefault="00394ADB" w:rsidP="00922B72">
      <w:pPr>
        <w:pStyle w:val="Bullets"/>
        <w:rPr>
          <w:rFonts w:cs="Consolas"/>
          <w:szCs w:val="24"/>
        </w:rPr>
      </w:pPr>
      <w:r w:rsidRPr="00EF6A48">
        <w:rPr>
          <w:rFonts w:cs="Consolas"/>
          <w:szCs w:val="24"/>
        </w:rPr>
        <w:t>Read/write capabilities.</w:t>
      </w:r>
    </w:p>
    <w:p w14:paraId="7080616D" w14:textId="77777777" w:rsidR="00394ADB" w:rsidRPr="00EF6A48" w:rsidRDefault="00394ADB" w:rsidP="00922B72">
      <w:pPr>
        <w:pStyle w:val="Bullets"/>
        <w:rPr>
          <w:rFonts w:cs="Consolas"/>
          <w:szCs w:val="24"/>
        </w:rPr>
      </w:pPr>
      <w:r w:rsidRPr="00EF6A48">
        <w:rPr>
          <w:rFonts w:cs="Consolas"/>
          <w:szCs w:val="24"/>
        </w:rPr>
        <w:t>Can be programmed and reprogrammed multiple times.</w:t>
      </w:r>
    </w:p>
    <w:p w14:paraId="082688D7" w14:textId="77777777" w:rsidR="00394ADB" w:rsidRPr="00EF6A48" w:rsidRDefault="00394ADB" w:rsidP="00922B72">
      <w:pPr>
        <w:pStyle w:val="Bullets"/>
        <w:rPr>
          <w:rFonts w:cs="Consolas"/>
          <w:szCs w:val="24"/>
        </w:rPr>
      </w:pPr>
      <w:r w:rsidRPr="00EF6A48">
        <w:rPr>
          <w:rFonts w:cs="Consolas"/>
          <w:szCs w:val="24"/>
        </w:rPr>
        <w:lastRenderedPageBreak/>
        <w:t>Used in applications where data on the card needs to be updated or changed.</w:t>
      </w:r>
    </w:p>
    <w:p w14:paraId="495C4558" w14:textId="77777777" w:rsidR="00394ADB" w:rsidRPr="00EF6A48" w:rsidRDefault="00394ADB" w:rsidP="00C10247">
      <w:pPr>
        <w:pStyle w:val="Heading5"/>
        <w:rPr>
          <w:rFonts w:cs="Consolas"/>
        </w:rPr>
      </w:pPr>
      <w:r w:rsidRPr="00EF6A48">
        <w:rPr>
          <w:rFonts w:cs="Consolas"/>
        </w:rPr>
        <w:t>HID DuoProx II</w:t>
      </w:r>
    </w:p>
    <w:p w14:paraId="73DD255F" w14:textId="77777777" w:rsidR="00394ADB" w:rsidRPr="00EF6A48" w:rsidRDefault="00394ADB" w:rsidP="00922B72">
      <w:pPr>
        <w:pStyle w:val="Bullets"/>
        <w:rPr>
          <w:rFonts w:cs="Consolas"/>
          <w:szCs w:val="24"/>
        </w:rPr>
      </w:pPr>
      <w:r w:rsidRPr="00EF6A48">
        <w:rPr>
          <w:rFonts w:cs="Consolas"/>
          <w:szCs w:val="24"/>
        </w:rPr>
        <w:t>Dual technology with both RFID and magnetic stripe.</w:t>
      </w:r>
    </w:p>
    <w:p w14:paraId="05EF96A4" w14:textId="77777777" w:rsidR="00394ADB" w:rsidRPr="00EF6A48" w:rsidRDefault="00394ADB" w:rsidP="00922B72">
      <w:pPr>
        <w:pStyle w:val="Bullets"/>
        <w:rPr>
          <w:rFonts w:cs="Consolas"/>
          <w:szCs w:val="24"/>
        </w:rPr>
      </w:pPr>
      <w:r w:rsidRPr="00EF6A48">
        <w:rPr>
          <w:rFonts w:cs="Consolas"/>
          <w:szCs w:val="24"/>
        </w:rPr>
        <w:t>Useful for systems transitioning from magnetic stripe to RFID.</w:t>
      </w:r>
    </w:p>
    <w:p w14:paraId="5372BF0F" w14:textId="77777777" w:rsidR="00394ADB" w:rsidRPr="00EF6A48" w:rsidRDefault="00394ADB" w:rsidP="00922B72">
      <w:pPr>
        <w:pStyle w:val="Bullets"/>
        <w:rPr>
          <w:rFonts w:cs="Consolas"/>
          <w:szCs w:val="24"/>
        </w:rPr>
      </w:pPr>
      <w:r w:rsidRPr="00EF6A48">
        <w:rPr>
          <w:rFonts w:cs="Consolas"/>
          <w:szCs w:val="24"/>
        </w:rPr>
        <w:t>Offers the convenience of two technologies in one card.</w:t>
      </w:r>
    </w:p>
    <w:p w14:paraId="7418861A" w14:textId="77777777" w:rsidR="00394ADB" w:rsidRPr="00EF6A48" w:rsidRDefault="00394ADB" w:rsidP="00C10247">
      <w:pPr>
        <w:pStyle w:val="Heading5"/>
        <w:rPr>
          <w:rFonts w:cs="Consolas"/>
        </w:rPr>
      </w:pPr>
      <w:r w:rsidRPr="00EF6A48">
        <w:rPr>
          <w:rFonts w:cs="Consolas"/>
        </w:rPr>
        <w:t>Indala Proximity Cards</w:t>
      </w:r>
    </w:p>
    <w:p w14:paraId="6BDD839C" w14:textId="77777777" w:rsidR="00394ADB" w:rsidRPr="00EF6A48" w:rsidRDefault="00394ADB" w:rsidP="00922B72">
      <w:pPr>
        <w:pStyle w:val="Bullets"/>
        <w:rPr>
          <w:rFonts w:cs="Consolas"/>
          <w:szCs w:val="24"/>
        </w:rPr>
      </w:pPr>
      <w:r w:rsidRPr="00EF6A48">
        <w:rPr>
          <w:rFonts w:cs="Consolas"/>
          <w:szCs w:val="24"/>
        </w:rPr>
        <w:t>Proprietary technology offer</w:t>
      </w:r>
      <w:r w:rsidR="00922B72" w:rsidRPr="00EF6A48">
        <w:rPr>
          <w:rFonts w:cs="Consolas"/>
          <w:szCs w:val="24"/>
        </w:rPr>
        <w:t>s</w:t>
      </w:r>
      <w:r w:rsidRPr="00EF6A48">
        <w:rPr>
          <w:rFonts w:cs="Consolas"/>
          <w:szCs w:val="24"/>
        </w:rPr>
        <w:t xml:space="preserve"> increased security over standard 125 kHz cards.</w:t>
      </w:r>
    </w:p>
    <w:p w14:paraId="2C0EF4BB" w14:textId="77777777" w:rsidR="00394ADB" w:rsidRPr="00EF6A48" w:rsidRDefault="00394ADB" w:rsidP="00922B72">
      <w:pPr>
        <w:pStyle w:val="Bullets"/>
        <w:rPr>
          <w:rFonts w:cs="Consolas"/>
          <w:szCs w:val="24"/>
        </w:rPr>
      </w:pPr>
      <w:r w:rsidRPr="00EF6A48">
        <w:rPr>
          <w:rFonts w:cs="Consolas"/>
          <w:szCs w:val="24"/>
        </w:rPr>
        <w:t>Longer read range than typical LF cards.</w:t>
      </w:r>
    </w:p>
    <w:p w14:paraId="54CF638D" w14:textId="77777777" w:rsidR="00394ADB" w:rsidRPr="00EF6A48" w:rsidRDefault="00394ADB" w:rsidP="00922B72">
      <w:pPr>
        <w:pStyle w:val="Bullets"/>
        <w:rPr>
          <w:rFonts w:cs="Consolas"/>
          <w:szCs w:val="24"/>
        </w:rPr>
      </w:pPr>
      <w:r w:rsidRPr="00EF6A48">
        <w:rPr>
          <w:rFonts w:cs="Consolas"/>
          <w:szCs w:val="24"/>
        </w:rPr>
        <w:t>Often used in more secure access control environments.</w:t>
      </w:r>
    </w:p>
    <w:p w14:paraId="332B0C36" w14:textId="77777777" w:rsidR="00394ADB" w:rsidRPr="00EF6A48" w:rsidRDefault="00394ADB" w:rsidP="00776ED1">
      <w:pPr>
        <w:rPr>
          <w:rFonts w:cs="Consolas"/>
        </w:rPr>
      </w:pPr>
    </w:p>
    <w:p w14:paraId="1580545A" w14:textId="4A07346E" w:rsidR="00394ADB" w:rsidRPr="00EF6A48" w:rsidRDefault="00394ADB" w:rsidP="00790F7A">
      <w:pPr>
        <w:pStyle w:val="Heading2"/>
        <w:rPr>
          <w:rFonts w:cs="Consolas"/>
        </w:rPr>
      </w:pPr>
      <w:r w:rsidRPr="00EF6A48">
        <w:rPr>
          <w:rFonts w:cs="Consolas"/>
        </w:rPr>
        <w:t>High-Frequency (HF) 13.56 MHz</w:t>
      </w:r>
    </w:p>
    <w:p w14:paraId="7730C746" w14:textId="77777777" w:rsidR="00394ADB" w:rsidRPr="00EF6A48" w:rsidRDefault="00394ADB" w:rsidP="00C10247">
      <w:pPr>
        <w:pStyle w:val="Heading5"/>
        <w:rPr>
          <w:rFonts w:eastAsiaTheme="majorEastAsia" w:cs="Consolas"/>
        </w:rPr>
      </w:pPr>
      <w:r w:rsidRPr="00EF6A48">
        <w:rPr>
          <w:rFonts w:eastAsiaTheme="majorEastAsia" w:cs="Consolas"/>
        </w:rPr>
        <w:t>MIFARE Classic</w:t>
      </w:r>
    </w:p>
    <w:p w14:paraId="2559CCAE" w14:textId="77777777" w:rsidR="00394ADB" w:rsidRPr="00EF6A48" w:rsidRDefault="00394ADB" w:rsidP="00B45E5E">
      <w:pPr>
        <w:pStyle w:val="Bullets"/>
        <w:rPr>
          <w:rFonts w:cs="Consolas"/>
          <w:szCs w:val="24"/>
        </w:rPr>
      </w:pPr>
      <w:r w:rsidRPr="00EF6A48">
        <w:rPr>
          <w:rFonts w:cs="Consolas"/>
          <w:szCs w:val="24"/>
        </w:rPr>
        <w:t>Basic encryption (Crypto1).</w:t>
      </w:r>
    </w:p>
    <w:p w14:paraId="010DF99E" w14:textId="77777777" w:rsidR="00394ADB" w:rsidRPr="00EF6A48" w:rsidRDefault="00394ADB" w:rsidP="00B45E5E">
      <w:pPr>
        <w:pStyle w:val="Bullets"/>
        <w:rPr>
          <w:rFonts w:cs="Consolas"/>
          <w:szCs w:val="24"/>
        </w:rPr>
      </w:pPr>
      <w:r w:rsidRPr="00EF6A48">
        <w:rPr>
          <w:rFonts w:cs="Consolas"/>
          <w:szCs w:val="24"/>
        </w:rPr>
        <w:t>1K or 4K memory options.</w:t>
      </w:r>
    </w:p>
    <w:p w14:paraId="102DE40A" w14:textId="77777777" w:rsidR="00394ADB" w:rsidRPr="00EF6A48" w:rsidRDefault="00394ADB" w:rsidP="00B45E5E">
      <w:pPr>
        <w:pStyle w:val="Bullets"/>
        <w:rPr>
          <w:rFonts w:cs="Consolas"/>
          <w:szCs w:val="24"/>
        </w:rPr>
      </w:pPr>
      <w:r w:rsidRPr="00EF6A48">
        <w:rPr>
          <w:rFonts w:cs="Consolas"/>
          <w:szCs w:val="24"/>
        </w:rPr>
        <w:t>Widely used in transit, access control, and loyalty programs.</w:t>
      </w:r>
    </w:p>
    <w:p w14:paraId="4B920B9B" w14:textId="77777777" w:rsidR="00394ADB" w:rsidRPr="00EF6A48" w:rsidRDefault="00394ADB" w:rsidP="00C10247">
      <w:pPr>
        <w:pStyle w:val="Heading5"/>
        <w:rPr>
          <w:rFonts w:cs="Consolas"/>
        </w:rPr>
      </w:pPr>
      <w:r w:rsidRPr="00EF6A48">
        <w:rPr>
          <w:rFonts w:cs="Consolas"/>
        </w:rPr>
        <w:t>MIFARE DESFire</w:t>
      </w:r>
    </w:p>
    <w:p w14:paraId="3CD41296" w14:textId="77777777" w:rsidR="00394ADB" w:rsidRPr="00EF6A48" w:rsidRDefault="00394ADB" w:rsidP="00B45E5E">
      <w:pPr>
        <w:pStyle w:val="Bullets"/>
        <w:rPr>
          <w:rFonts w:cs="Consolas"/>
          <w:szCs w:val="24"/>
        </w:rPr>
      </w:pPr>
      <w:r w:rsidRPr="00EF6A48">
        <w:rPr>
          <w:rFonts w:cs="Consolas"/>
          <w:szCs w:val="24"/>
        </w:rPr>
        <w:t>Advanced security with AES and DES/3DES encryption.</w:t>
      </w:r>
    </w:p>
    <w:p w14:paraId="2ED9DB7C" w14:textId="77777777" w:rsidR="00394ADB" w:rsidRPr="00EF6A48" w:rsidRDefault="00394ADB" w:rsidP="00B45E5E">
      <w:pPr>
        <w:pStyle w:val="Bullets"/>
        <w:rPr>
          <w:rFonts w:cs="Consolas"/>
          <w:szCs w:val="24"/>
        </w:rPr>
      </w:pPr>
      <w:r w:rsidRPr="00EF6A48">
        <w:rPr>
          <w:rFonts w:cs="Consolas"/>
          <w:szCs w:val="24"/>
        </w:rPr>
        <w:t>Higher storage capacity (up to 8K).</w:t>
      </w:r>
    </w:p>
    <w:p w14:paraId="76C5F976" w14:textId="77777777" w:rsidR="00394ADB" w:rsidRPr="00EF6A48" w:rsidRDefault="00394ADB" w:rsidP="00B45E5E">
      <w:pPr>
        <w:pStyle w:val="Bullets"/>
        <w:rPr>
          <w:rFonts w:cs="Consolas"/>
          <w:szCs w:val="24"/>
        </w:rPr>
      </w:pPr>
      <w:r w:rsidRPr="00EF6A48">
        <w:rPr>
          <w:rFonts w:cs="Consolas"/>
          <w:szCs w:val="24"/>
        </w:rPr>
        <w:t>Suited for multi-application use (e.g., transport, access control, cashless vending).</w:t>
      </w:r>
    </w:p>
    <w:p w14:paraId="240026C5" w14:textId="77777777" w:rsidR="00394ADB" w:rsidRPr="00EF6A48" w:rsidRDefault="00394ADB" w:rsidP="00C10247">
      <w:pPr>
        <w:pStyle w:val="Heading5"/>
        <w:rPr>
          <w:rFonts w:cs="Consolas"/>
        </w:rPr>
      </w:pPr>
      <w:r w:rsidRPr="00EF6A48">
        <w:rPr>
          <w:rFonts w:cs="Consolas"/>
        </w:rPr>
        <w:t>MIFARE Ultralight</w:t>
      </w:r>
    </w:p>
    <w:p w14:paraId="34DC13A2" w14:textId="77777777" w:rsidR="00394ADB" w:rsidRPr="00EF6A48" w:rsidRDefault="00394ADB" w:rsidP="00B45E5E">
      <w:pPr>
        <w:pStyle w:val="Bullets"/>
        <w:rPr>
          <w:rFonts w:cs="Consolas"/>
          <w:szCs w:val="24"/>
        </w:rPr>
      </w:pPr>
      <w:r w:rsidRPr="00EF6A48">
        <w:rPr>
          <w:rFonts w:cs="Consolas"/>
          <w:szCs w:val="24"/>
        </w:rPr>
        <w:t>Low-cost solution with limited memory.</w:t>
      </w:r>
    </w:p>
    <w:p w14:paraId="79E9ECF0" w14:textId="77777777" w:rsidR="00394ADB" w:rsidRPr="00EF6A48" w:rsidRDefault="00394ADB" w:rsidP="00B45E5E">
      <w:pPr>
        <w:pStyle w:val="Bullets"/>
        <w:rPr>
          <w:rFonts w:cs="Consolas"/>
          <w:szCs w:val="24"/>
        </w:rPr>
      </w:pPr>
      <w:r w:rsidRPr="00EF6A48">
        <w:rPr>
          <w:rFonts w:cs="Consolas"/>
          <w:szCs w:val="24"/>
        </w:rPr>
        <w:t>Ideal for temporary or single-use applications like event ticketing.</w:t>
      </w:r>
    </w:p>
    <w:p w14:paraId="1E33B125" w14:textId="77777777" w:rsidR="00394ADB" w:rsidRPr="00EF6A48" w:rsidRDefault="00394ADB" w:rsidP="00B45E5E">
      <w:pPr>
        <w:pStyle w:val="Bullets"/>
        <w:rPr>
          <w:rFonts w:cs="Consolas"/>
          <w:szCs w:val="24"/>
        </w:rPr>
      </w:pPr>
      <w:r w:rsidRPr="00EF6A48">
        <w:rPr>
          <w:rFonts w:cs="Consolas"/>
          <w:szCs w:val="24"/>
        </w:rPr>
        <w:t>Limited security features.</w:t>
      </w:r>
    </w:p>
    <w:p w14:paraId="401F98F4" w14:textId="77777777" w:rsidR="00394ADB" w:rsidRPr="00EF6A48" w:rsidRDefault="00394ADB" w:rsidP="00C10247">
      <w:pPr>
        <w:pStyle w:val="Heading5"/>
        <w:rPr>
          <w:rFonts w:cs="Consolas"/>
        </w:rPr>
      </w:pPr>
      <w:r w:rsidRPr="00EF6A48">
        <w:rPr>
          <w:rFonts w:cs="Consolas"/>
        </w:rPr>
        <w:t>NFC Enabled Cards</w:t>
      </w:r>
    </w:p>
    <w:p w14:paraId="173BB18B" w14:textId="77777777" w:rsidR="00394ADB" w:rsidRPr="00EF6A48" w:rsidRDefault="00394ADB" w:rsidP="00B45E5E">
      <w:pPr>
        <w:pStyle w:val="Bullets"/>
        <w:rPr>
          <w:rFonts w:cs="Consolas"/>
          <w:szCs w:val="24"/>
        </w:rPr>
      </w:pPr>
      <w:r w:rsidRPr="00EF6A48">
        <w:rPr>
          <w:rFonts w:cs="Consolas"/>
          <w:szCs w:val="24"/>
        </w:rPr>
        <w:t>Operate at the HF band.</w:t>
      </w:r>
    </w:p>
    <w:p w14:paraId="6816E05C" w14:textId="77777777" w:rsidR="00394ADB" w:rsidRPr="00EF6A48" w:rsidRDefault="00394ADB" w:rsidP="00B45E5E">
      <w:pPr>
        <w:pStyle w:val="Bullets"/>
        <w:rPr>
          <w:rFonts w:cs="Consolas"/>
          <w:szCs w:val="24"/>
        </w:rPr>
      </w:pPr>
      <w:r w:rsidRPr="00EF6A48">
        <w:rPr>
          <w:rFonts w:cs="Consolas"/>
          <w:szCs w:val="24"/>
        </w:rPr>
        <w:t>Can be used with NFC-enabled devices like smartphones.</w:t>
      </w:r>
    </w:p>
    <w:p w14:paraId="50AA1278" w14:textId="77777777" w:rsidR="00394ADB" w:rsidRPr="00EF6A48" w:rsidRDefault="00394ADB" w:rsidP="00B45E5E">
      <w:pPr>
        <w:pStyle w:val="Bullets"/>
        <w:rPr>
          <w:rFonts w:cs="Consolas"/>
          <w:szCs w:val="24"/>
        </w:rPr>
      </w:pPr>
      <w:r w:rsidRPr="00EF6A48">
        <w:rPr>
          <w:rFonts w:cs="Consolas"/>
          <w:szCs w:val="24"/>
        </w:rPr>
        <w:t>Versatile use in access control, payments, and data transfer.</w:t>
      </w:r>
    </w:p>
    <w:p w14:paraId="279378C3" w14:textId="77777777" w:rsidR="00394ADB" w:rsidRPr="00EF6A48" w:rsidRDefault="00394ADB" w:rsidP="00C10247">
      <w:pPr>
        <w:pStyle w:val="Heading5"/>
        <w:rPr>
          <w:rFonts w:cs="Consolas"/>
        </w:rPr>
      </w:pPr>
      <w:r w:rsidRPr="00EF6A48">
        <w:rPr>
          <w:rFonts w:cs="Consolas"/>
        </w:rPr>
        <w:t>ISO 14443 &amp; ISO 15693 Cards</w:t>
      </w:r>
    </w:p>
    <w:p w14:paraId="5F8C8B48" w14:textId="77777777" w:rsidR="00394ADB" w:rsidRPr="00EF6A48" w:rsidRDefault="00394ADB" w:rsidP="00B45E5E">
      <w:pPr>
        <w:pStyle w:val="Bullets"/>
        <w:rPr>
          <w:rFonts w:cs="Consolas"/>
          <w:szCs w:val="24"/>
        </w:rPr>
      </w:pPr>
      <w:r w:rsidRPr="00EF6A48">
        <w:rPr>
          <w:rFonts w:cs="Consolas"/>
          <w:szCs w:val="24"/>
        </w:rPr>
        <w:t>ISO 14443: Higher security, shorter read range (used in credit cards, passports).</w:t>
      </w:r>
    </w:p>
    <w:p w14:paraId="2DC83D12" w14:textId="77777777" w:rsidR="00394ADB" w:rsidRPr="00EF6A48" w:rsidRDefault="00394ADB" w:rsidP="00B45E5E">
      <w:pPr>
        <w:pStyle w:val="Bullets"/>
        <w:rPr>
          <w:rFonts w:cs="Consolas"/>
          <w:szCs w:val="24"/>
        </w:rPr>
      </w:pPr>
      <w:r w:rsidRPr="00EF6A48">
        <w:rPr>
          <w:rFonts w:cs="Consolas"/>
          <w:szCs w:val="24"/>
        </w:rPr>
        <w:t>ISO 15693: Longer read range, used in library books, inventory tracking.</w:t>
      </w:r>
    </w:p>
    <w:p w14:paraId="20548B64" w14:textId="77777777" w:rsidR="00EF6A48" w:rsidRPr="00EF6A48" w:rsidRDefault="00EF6A48">
      <w:pPr>
        <w:rPr>
          <w:ins w:id="220" w:author="Jason Beshara" w:date="2024-02-04T08:51:00Z"/>
          <w:rFonts w:cs="Consolas"/>
        </w:rPr>
        <w:pPrChange w:id="221" w:author="Jason Beshara" w:date="2024-02-04T08:51:00Z">
          <w:pPr>
            <w:pStyle w:val="Bullets"/>
          </w:pPr>
        </w:pPrChange>
      </w:pPr>
    </w:p>
    <w:p w14:paraId="75DBB54D" w14:textId="5BF6A63E" w:rsidR="00394ADB" w:rsidRPr="00EF6A48" w:rsidRDefault="00394ADB">
      <w:pPr>
        <w:rPr>
          <w:rFonts w:cs="Consolas"/>
        </w:rPr>
        <w:pPrChange w:id="222" w:author="Jason Beshara" w:date="2024-02-04T08:51:00Z">
          <w:pPr>
            <w:pStyle w:val="Bullets"/>
          </w:pPr>
        </w:pPrChange>
      </w:pPr>
      <w:r w:rsidRPr="00EF6A48">
        <w:rPr>
          <w:rFonts w:cs="Consolas"/>
        </w:rPr>
        <w:t>LF and HF cards differ mainly in frequency, read range, and application use. LF cards are typically used in less secure, more straightforward applications. In contrast, HF cards, especially MIFARE DESFire, are used in more secure, complex systems requiring higher storage capacity and advanced encryption methods.</w:t>
      </w:r>
    </w:p>
    <w:p w14:paraId="45545167" w14:textId="77777777" w:rsidR="00587037" w:rsidRPr="00EF6A48" w:rsidRDefault="00587037" w:rsidP="00587037">
      <w:pPr>
        <w:rPr>
          <w:rFonts w:cs="Consolas"/>
        </w:rPr>
      </w:pPr>
    </w:p>
    <w:p w14:paraId="05DAA018" w14:textId="2827B83A" w:rsidR="00484A88" w:rsidRPr="00EF6A48" w:rsidRDefault="003C5D00" w:rsidP="00790F7A">
      <w:pPr>
        <w:pStyle w:val="Heading2"/>
        <w:rPr>
          <w:rFonts w:cs="Consolas"/>
        </w:rPr>
      </w:pPr>
      <w:r w:rsidRPr="00EF6A48">
        <w:rPr>
          <w:rFonts w:cs="Consolas"/>
        </w:rPr>
        <w:t xml:space="preserve">LAB: </w:t>
      </w:r>
      <w:r w:rsidR="00484A88" w:rsidRPr="00EF6A48">
        <w:rPr>
          <w:rFonts w:cs="Consolas"/>
        </w:rPr>
        <w:t>125 kHz “LF” RFID Analysis and Emulation</w:t>
      </w:r>
    </w:p>
    <w:p w14:paraId="2F3C5950" w14:textId="77777777" w:rsidR="00484A88" w:rsidRPr="00EF6A48" w:rsidRDefault="00484A88" w:rsidP="00484A88">
      <w:pPr>
        <w:rPr>
          <w:rFonts w:cs="Consolas"/>
        </w:rPr>
      </w:pPr>
      <w:r w:rsidRPr="00EF6A48">
        <w:rPr>
          <w:rFonts w:cs="Consolas"/>
          <w:b/>
          <w:bCs/>
        </w:rPr>
        <w:t>Objective:</w:t>
      </w:r>
      <w:r w:rsidRPr="00EF6A48">
        <w:rPr>
          <w:rFonts w:cs="Consolas"/>
        </w:rPr>
        <w:t xml:space="preserve"> This lab is designed to provide hands-on experience with RFID technology using the Flipper Zero. Participants will learn to identify, clone, and emulate RFID cards, understand their data structure, and explore the security implications of RFID technology.</w:t>
      </w:r>
    </w:p>
    <w:p w14:paraId="393B2C6D" w14:textId="77777777" w:rsidR="00484A88" w:rsidRPr="00EF6A48" w:rsidRDefault="00484A88" w:rsidP="00484A88">
      <w:pPr>
        <w:rPr>
          <w:rFonts w:cs="Consolas"/>
        </w:rPr>
      </w:pPr>
    </w:p>
    <w:p w14:paraId="2E242DB0" w14:textId="77777777" w:rsidR="00484A88" w:rsidRPr="00EF6A48" w:rsidRDefault="00484A88" w:rsidP="00484A88">
      <w:pPr>
        <w:rPr>
          <w:rFonts w:cs="Consolas"/>
          <w:b/>
          <w:bCs/>
        </w:rPr>
      </w:pPr>
      <w:r w:rsidRPr="00EF6A48">
        <w:rPr>
          <w:rFonts w:cs="Consolas"/>
          <w:b/>
          <w:bCs/>
        </w:rPr>
        <w:t>Safety and Ethics</w:t>
      </w:r>
    </w:p>
    <w:p w14:paraId="3CF9757B" w14:textId="77777777" w:rsidR="00484A88" w:rsidRPr="00EF6A48" w:rsidRDefault="00484A88" w:rsidP="00484A88">
      <w:pPr>
        <w:pStyle w:val="Bullets"/>
        <w:rPr>
          <w:rFonts w:cs="Consolas"/>
          <w:szCs w:val="24"/>
        </w:rPr>
      </w:pPr>
      <w:r w:rsidRPr="00EF6A48">
        <w:rPr>
          <w:rFonts w:cs="Consolas"/>
          <w:szCs w:val="24"/>
        </w:rPr>
        <w:t>Emphasize the importance of ethical behavior and legal compliance.</w:t>
      </w:r>
    </w:p>
    <w:p w14:paraId="491CC088" w14:textId="77777777" w:rsidR="00484A88" w:rsidRPr="00EF6A48" w:rsidRDefault="00484A88" w:rsidP="00484A88">
      <w:pPr>
        <w:pStyle w:val="Bullets"/>
        <w:rPr>
          <w:rFonts w:cs="Consolas"/>
          <w:szCs w:val="24"/>
        </w:rPr>
      </w:pPr>
      <w:r w:rsidRPr="00EF6A48">
        <w:rPr>
          <w:rFonts w:cs="Consolas"/>
          <w:szCs w:val="24"/>
        </w:rPr>
        <w:lastRenderedPageBreak/>
        <w:t>RFID cloning should only be performed in a controlled, educational setting and with permission.</w:t>
      </w:r>
    </w:p>
    <w:p w14:paraId="320E376C" w14:textId="208B7005" w:rsidR="00C6444D" w:rsidRPr="00EF6A48" w:rsidRDefault="00C6444D" w:rsidP="00A46EE2">
      <w:pPr>
        <w:pStyle w:val="Heading3"/>
        <w:rPr>
          <w:rFonts w:cs="Consolas"/>
        </w:rPr>
      </w:pPr>
      <w:r w:rsidRPr="00EF6A48">
        <w:rPr>
          <w:rFonts w:cs="Consolas"/>
        </w:rPr>
        <w:t>Procedure</w:t>
      </w:r>
    </w:p>
    <w:p w14:paraId="6670ECC5" w14:textId="5D0BA951" w:rsidR="00C6444D" w:rsidRPr="00EF6A48" w:rsidRDefault="00C6444D" w:rsidP="00C10247">
      <w:pPr>
        <w:pStyle w:val="Heading5"/>
        <w:rPr>
          <w:rFonts w:cs="Consolas"/>
        </w:rPr>
      </w:pPr>
      <w:r w:rsidRPr="00EF6A48">
        <w:rPr>
          <w:rFonts w:cs="Consolas"/>
        </w:rPr>
        <w:t xml:space="preserve">Step 1: </w:t>
      </w:r>
      <w:r w:rsidR="00C464E7" w:rsidRPr="00EF6A48">
        <w:rPr>
          <w:rFonts w:cs="Consolas"/>
        </w:rPr>
        <w:t>Reading RFID 125 kHz Signals</w:t>
      </w:r>
      <w:r w:rsidR="00881634" w:rsidRPr="00EF6A48">
        <w:rPr>
          <w:rFonts w:cs="Consolas"/>
        </w:rPr>
        <w:t xml:space="preserve"> </w:t>
      </w:r>
      <w:r w:rsidRPr="00EF6A48">
        <w:rPr>
          <w:rFonts w:cs="Consolas"/>
          <w:b w:val="0"/>
          <w:bCs w:val="0"/>
          <w:rPrChange w:id="223" w:author="Jason Beshara" w:date="2024-02-04T08:53:00Z">
            <w:rPr/>
          </w:rPrChange>
        </w:rPr>
        <w:fldChar w:fldCharType="begin"/>
      </w:r>
      <w:r w:rsidRPr="00EF6A48">
        <w:rPr>
          <w:rFonts w:cs="Consolas"/>
          <w:b w:val="0"/>
          <w:bCs w:val="0"/>
          <w:rPrChange w:id="224" w:author="Jason Beshara" w:date="2024-02-04T08:53:00Z">
            <w:rPr/>
          </w:rPrChange>
        </w:rPr>
        <w:instrText>HYPERLINK "https://docs.flipper.net/rfid/read"</w:instrText>
      </w:r>
      <w:r w:rsidRPr="00EF6A48">
        <w:rPr>
          <w:rFonts w:cs="Consolas"/>
          <w:b w:val="0"/>
          <w:bCs w:val="0"/>
          <w:rPrChange w:id="225" w:author="Jason Beshara" w:date="2024-02-04T08:53:00Z">
            <w:rPr>
              <w:rFonts w:cs="Consolas"/>
              <w:b w:val="0"/>
              <w:bCs w:val="0"/>
            </w:rPr>
          </w:rPrChange>
        </w:rPr>
      </w:r>
      <w:r w:rsidRPr="00EF6A48">
        <w:rPr>
          <w:b w:val="0"/>
          <w:bCs w:val="0"/>
          <w:rPrChange w:id="226" w:author="Jason Beshara" w:date="2024-02-04T08:53:00Z">
            <w:rPr>
              <w:rStyle w:val="Hyperlink"/>
              <w:rFonts w:cs="Consolas"/>
            </w:rPr>
          </w:rPrChange>
        </w:rPr>
        <w:fldChar w:fldCharType="separate"/>
      </w:r>
      <w:r w:rsidR="00881634" w:rsidRPr="00EF6A48">
        <w:rPr>
          <w:rStyle w:val="Hyperlink"/>
          <w:rFonts w:cs="Consolas"/>
          <w:b w:val="0"/>
          <w:bCs w:val="0"/>
          <w:rPrChange w:id="227" w:author="Jason Beshara" w:date="2024-02-04T08:53:00Z">
            <w:rPr>
              <w:rStyle w:val="Hyperlink"/>
              <w:rFonts w:cs="Consolas"/>
            </w:rPr>
          </w:rPrChange>
        </w:rPr>
        <w:t>Reading 125 kHz RFID cards</w:t>
      </w:r>
      <w:r w:rsidRPr="00EF6A48">
        <w:rPr>
          <w:rStyle w:val="Hyperlink"/>
          <w:rFonts w:cs="Consolas"/>
          <w:b w:val="0"/>
          <w:bCs w:val="0"/>
          <w:rPrChange w:id="228" w:author="Jason Beshara" w:date="2024-02-04T08:53:00Z">
            <w:rPr>
              <w:rStyle w:val="Hyperlink"/>
              <w:rFonts w:cs="Consolas"/>
            </w:rPr>
          </w:rPrChange>
        </w:rPr>
        <w:fldChar w:fldCharType="end"/>
      </w:r>
    </w:p>
    <w:p w14:paraId="15383DCD" w14:textId="77777777" w:rsidR="00C6444D" w:rsidRPr="00EF6A48" w:rsidRDefault="00C6444D" w:rsidP="00C464E7">
      <w:pPr>
        <w:pStyle w:val="ListParagraph"/>
        <w:numPr>
          <w:ilvl w:val="0"/>
          <w:numId w:val="122"/>
        </w:numPr>
        <w:rPr>
          <w:rFonts w:cs="Consolas"/>
        </w:rPr>
      </w:pPr>
      <w:r w:rsidRPr="00BF5BB9">
        <w:rPr>
          <w:rFonts w:cs="Consolas"/>
          <w:bCs/>
          <w:color w:val="ED7D31" w:themeColor="accent2"/>
        </w:rPr>
        <w:t>Power</w:t>
      </w:r>
      <w:r w:rsidRPr="00EF6A48">
        <w:rPr>
          <w:rFonts w:cs="Consolas"/>
        </w:rPr>
        <w:t xml:space="preserve"> on the Flipper Zero and navigate to the </w:t>
      </w:r>
      <w:r w:rsidR="00C464E7" w:rsidRPr="00BF5BB9">
        <w:rPr>
          <w:rFonts w:cs="Consolas"/>
          <w:bCs/>
          <w:color w:val="ED7D31" w:themeColor="accent2"/>
        </w:rPr>
        <w:t>RFID</w:t>
      </w:r>
      <w:r w:rsidRPr="00EF6A48">
        <w:rPr>
          <w:rFonts w:cs="Consolas"/>
        </w:rPr>
        <w:t xml:space="preserve"> menu.</w:t>
      </w:r>
    </w:p>
    <w:p w14:paraId="29A79B18" w14:textId="7AA739C1" w:rsidR="00C6444D" w:rsidRPr="00EF6A48" w:rsidRDefault="00C464E7" w:rsidP="00C464E7">
      <w:pPr>
        <w:pStyle w:val="ListParagraph"/>
        <w:numPr>
          <w:ilvl w:val="0"/>
          <w:numId w:val="122"/>
        </w:numPr>
        <w:rPr>
          <w:rFonts w:cs="Consolas"/>
        </w:rPr>
      </w:pPr>
      <w:r w:rsidRPr="00EF6A48">
        <w:rPr>
          <w:rFonts w:cs="Consolas"/>
        </w:rPr>
        <w:t>Place the item you want to read against the back of the Flipper Zero and s</w:t>
      </w:r>
      <w:r w:rsidR="00C6444D" w:rsidRPr="00EF6A48">
        <w:rPr>
          <w:rFonts w:cs="Consolas"/>
        </w:rPr>
        <w:t xml:space="preserve">elect </w:t>
      </w:r>
      <w:r w:rsidR="00DD7884" w:rsidRPr="00BF5BB9">
        <w:rPr>
          <w:rFonts w:cs="Consolas"/>
          <w:bCs/>
          <w:color w:val="ED7D31" w:themeColor="accent2"/>
        </w:rPr>
        <w:t>read</w:t>
      </w:r>
      <w:r w:rsidR="00C6444D" w:rsidRPr="00EF6A48">
        <w:rPr>
          <w:rFonts w:cs="Consolas"/>
        </w:rPr>
        <w:t>.</w:t>
      </w:r>
    </w:p>
    <w:p w14:paraId="1DF5B559" w14:textId="61AD735E" w:rsidR="00C6444D" w:rsidRPr="00EF6A48" w:rsidRDefault="00443852" w:rsidP="00C464E7">
      <w:pPr>
        <w:pStyle w:val="ListParagraph"/>
        <w:numPr>
          <w:ilvl w:val="0"/>
          <w:numId w:val="122"/>
        </w:numPr>
        <w:rPr>
          <w:rFonts w:cs="Consolas"/>
        </w:rPr>
      </w:pPr>
      <w:r w:rsidRPr="00EF6A48">
        <w:rPr>
          <w:rFonts w:cs="Consolas"/>
        </w:rPr>
        <w:t>If you get a successful read, the item’s info will be displayed</w:t>
      </w:r>
      <w:r w:rsidR="00DD7884" w:rsidRPr="00EF6A48">
        <w:rPr>
          <w:rFonts w:cs="Consolas"/>
        </w:rPr>
        <w:t xml:space="preserve"> on the screen of the Flipper Zero.</w:t>
      </w:r>
    </w:p>
    <w:p w14:paraId="1CA01C79" w14:textId="3155D233" w:rsidR="00DD7884" w:rsidRPr="00EF6A48" w:rsidRDefault="00DD7884" w:rsidP="00C464E7">
      <w:pPr>
        <w:pStyle w:val="ListParagraph"/>
        <w:numPr>
          <w:ilvl w:val="0"/>
          <w:numId w:val="122"/>
        </w:numPr>
        <w:rPr>
          <w:rFonts w:cs="Consolas"/>
        </w:rPr>
      </w:pPr>
      <w:r w:rsidRPr="00EF6A48">
        <w:rPr>
          <w:rFonts w:cs="Consolas"/>
        </w:rPr>
        <w:t>To emulate or save</w:t>
      </w:r>
      <w:r w:rsidR="003C0862" w:rsidRPr="00EF6A48">
        <w:rPr>
          <w:rFonts w:cs="Consolas"/>
        </w:rPr>
        <w:t xml:space="preserve">, click </w:t>
      </w:r>
      <w:r w:rsidR="003C0862" w:rsidRPr="00BF5BB9">
        <w:rPr>
          <w:rFonts w:cs="Consolas"/>
          <w:bCs/>
          <w:color w:val="ED7D31" w:themeColor="accent2"/>
        </w:rPr>
        <w:t>More</w:t>
      </w:r>
      <w:r w:rsidR="003C0862" w:rsidRPr="00EF6A48">
        <w:rPr>
          <w:rFonts w:cs="Consolas"/>
        </w:rPr>
        <w:t xml:space="preserve"> by</w:t>
      </w:r>
      <w:r w:rsidRPr="00EF6A48">
        <w:rPr>
          <w:rFonts w:cs="Consolas"/>
        </w:rPr>
        <w:t xml:space="preserve"> </w:t>
      </w:r>
      <w:r w:rsidR="003C0862" w:rsidRPr="00EF6A48">
        <w:rPr>
          <w:rFonts w:cs="Consolas"/>
        </w:rPr>
        <w:t>using the</w:t>
      </w:r>
      <w:r w:rsidRPr="00EF6A48">
        <w:rPr>
          <w:rFonts w:cs="Consolas"/>
        </w:rPr>
        <w:t xml:space="preserve"> “right” </w:t>
      </w:r>
      <w:r w:rsidR="003C0862" w:rsidRPr="00EF6A48">
        <w:rPr>
          <w:rFonts w:cs="Consolas"/>
        </w:rPr>
        <w:t>button on the</w:t>
      </w:r>
      <w:r w:rsidRPr="00EF6A48">
        <w:rPr>
          <w:rFonts w:cs="Consolas"/>
        </w:rPr>
        <w:t xml:space="preserve"> directional pad</w:t>
      </w:r>
      <w:r w:rsidR="003C0862" w:rsidRPr="00EF6A48">
        <w:rPr>
          <w:rFonts w:cs="Consolas"/>
        </w:rPr>
        <w:t>.</w:t>
      </w:r>
    </w:p>
    <w:p w14:paraId="36871823" w14:textId="565DDA05" w:rsidR="00DD7884" w:rsidRPr="00EF6A48" w:rsidRDefault="003C0862" w:rsidP="00C464E7">
      <w:pPr>
        <w:pStyle w:val="ListParagraph"/>
        <w:numPr>
          <w:ilvl w:val="0"/>
          <w:numId w:val="122"/>
        </w:numPr>
        <w:rPr>
          <w:rFonts w:cs="Consolas"/>
        </w:rPr>
      </w:pPr>
      <w:r w:rsidRPr="00EF6A48">
        <w:rPr>
          <w:rFonts w:cs="Consolas"/>
        </w:rPr>
        <w:t xml:space="preserve">Save the file with the name </w:t>
      </w:r>
      <w:r w:rsidR="00797E68" w:rsidRPr="00EF6A48">
        <w:rPr>
          <w:rFonts w:cs="Consolas"/>
        </w:rPr>
        <w:t>“WLPC_RFID.”</w:t>
      </w:r>
    </w:p>
    <w:p w14:paraId="498BACF9" w14:textId="335F3835" w:rsidR="00C6444D" w:rsidRPr="00EF6A48" w:rsidRDefault="00C6444D" w:rsidP="00C10247">
      <w:pPr>
        <w:pStyle w:val="Heading5"/>
        <w:rPr>
          <w:rFonts w:cs="Consolas"/>
        </w:rPr>
      </w:pPr>
      <w:r w:rsidRPr="00EF6A48">
        <w:rPr>
          <w:rFonts w:cs="Consolas"/>
        </w:rPr>
        <w:t xml:space="preserve">Step 2: </w:t>
      </w:r>
      <w:r w:rsidR="00443852" w:rsidRPr="00EF6A48">
        <w:rPr>
          <w:rFonts w:cs="Consolas"/>
        </w:rPr>
        <w:t>Emulating RFID 125 kHz Signals</w:t>
      </w:r>
    </w:p>
    <w:p w14:paraId="0E77AA58" w14:textId="40522DBD" w:rsidR="00443852" w:rsidRPr="00EF6A48" w:rsidRDefault="00797E68" w:rsidP="00443852">
      <w:pPr>
        <w:pStyle w:val="ListParagraph"/>
        <w:numPr>
          <w:ilvl w:val="0"/>
          <w:numId w:val="123"/>
        </w:numPr>
        <w:rPr>
          <w:rFonts w:cs="Consolas"/>
        </w:rPr>
      </w:pPr>
      <w:r w:rsidRPr="00EF6A48">
        <w:rPr>
          <w:rFonts w:cs="Consolas"/>
        </w:rPr>
        <w:t>N</w:t>
      </w:r>
      <w:r w:rsidR="00443852" w:rsidRPr="00EF6A48">
        <w:rPr>
          <w:rFonts w:cs="Consolas"/>
        </w:rPr>
        <w:t xml:space="preserve">avigate to the </w:t>
      </w:r>
      <w:r w:rsidR="00443852" w:rsidRPr="00BF5BB9">
        <w:rPr>
          <w:rFonts w:cs="Consolas"/>
          <w:bCs/>
          <w:color w:val="ED7D31" w:themeColor="accent2"/>
        </w:rPr>
        <w:t>RFID &gt; Saved</w:t>
      </w:r>
      <w:r w:rsidR="00443852" w:rsidRPr="00BF5BB9">
        <w:rPr>
          <w:rFonts w:cs="Consolas"/>
          <w:color w:val="ED7D31" w:themeColor="accent2"/>
        </w:rPr>
        <w:t xml:space="preserve"> </w:t>
      </w:r>
      <w:r w:rsidR="00443852" w:rsidRPr="00EF6A48">
        <w:rPr>
          <w:rFonts w:cs="Consolas"/>
        </w:rPr>
        <w:t>Menu.</w:t>
      </w:r>
    </w:p>
    <w:p w14:paraId="1FCEBC4D" w14:textId="159E4BDA" w:rsidR="00443852" w:rsidRPr="00EF6A48" w:rsidRDefault="00443852" w:rsidP="002E0B35">
      <w:pPr>
        <w:pStyle w:val="ListParagraph"/>
        <w:numPr>
          <w:ilvl w:val="0"/>
          <w:numId w:val="123"/>
        </w:numPr>
        <w:rPr>
          <w:rFonts w:cs="Consolas"/>
        </w:rPr>
      </w:pPr>
      <w:r w:rsidRPr="00EF6A48">
        <w:rPr>
          <w:rFonts w:cs="Consolas"/>
        </w:rPr>
        <w:t xml:space="preserve">Select the file </w:t>
      </w:r>
      <w:r w:rsidR="00DE1D27" w:rsidRPr="00BF5BB9">
        <w:rPr>
          <w:rFonts w:cs="Consolas"/>
          <w:bCs/>
          <w:color w:val="ED7D31" w:themeColor="accent2"/>
        </w:rPr>
        <w:t>WLPC_RFID</w:t>
      </w:r>
      <w:r w:rsidRPr="00BF5BB9">
        <w:rPr>
          <w:rFonts w:cs="Consolas"/>
          <w:color w:val="ED7D31" w:themeColor="accent2"/>
        </w:rPr>
        <w:t xml:space="preserve"> </w:t>
      </w:r>
      <w:r w:rsidR="008F798E" w:rsidRPr="00EF6A48">
        <w:rPr>
          <w:rFonts w:cs="Consolas"/>
        </w:rPr>
        <w:t xml:space="preserve">that was </w:t>
      </w:r>
      <w:r w:rsidRPr="00EF6A48">
        <w:rPr>
          <w:rFonts w:cs="Consolas"/>
        </w:rPr>
        <w:t>saved earlier.</w:t>
      </w:r>
    </w:p>
    <w:p w14:paraId="591A90A4" w14:textId="058D9B02" w:rsidR="00443852" w:rsidRPr="00EF6A48" w:rsidRDefault="00443852" w:rsidP="002E0B35">
      <w:pPr>
        <w:pStyle w:val="ListParagraph"/>
        <w:numPr>
          <w:ilvl w:val="0"/>
          <w:numId w:val="123"/>
        </w:numPr>
        <w:rPr>
          <w:rFonts w:cs="Consolas"/>
        </w:rPr>
      </w:pPr>
      <w:r w:rsidRPr="00EF6A48">
        <w:rPr>
          <w:rFonts w:cs="Consolas"/>
        </w:rPr>
        <w:t xml:space="preserve">Select </w:t>
      </w:r>
      <w:r w:rsidRPr="00BF5BB9">
        <w:rPr>
          <w:rFonts w:cs="Consolas"/>
          <w:bCs/>
          <w:color w:val="ED7D31" w:themeColor="accent2"/>
        </w:rPr>
        <w:t>Emulate</w:t>
      </w:r>
      <w:r w:rsidR="006A7668" w:rsidRPr="00EF6A48">
        <w:rPr>
          <w:rFonts w:cs="Consolas"/>
        </w:rPr>
        <w:t xml:space="preserve"> </w:t>
      </w:r>
      <w:r w:rsidR="00DB6B02" w:rsidRPr="00EF6A48">
        <w:rPr>
          <w:rFonts w:cs="Consolas"/>
        </w:rPr>
        <w:t xml:space="preserve">and </w:t>
      </w:r>
      <w:r w:rsidR="008F798E" w:rsidRPr="00EF6A48">
        <w:rPr>
          <w:rFonts w:cs="Consolas"/>
        </w:rPr>
        <w:t>place the back of your Flipper Zero</w:t>
      </w:r>
      <w:r w:rsidRPr="00EF6A48">
        <w:rPr>
          <w:rFonts w:cs="Consolas"/>
        </w:rPr>
        <w:t xml:space="preserve"> against the </w:t>
      </w:r>
      <w:r w:rsidR="008F798E" w:rsidRPr="00EF6A48">
        <w:rPr>
          <w:rFonts w:cs="Consolas"/>
        </w:rPr>
        <w:t xml:space="preserve">RFID </w:t>
      </w:r>
      <w:r w:rsidRPr="00EF6A48">
        <w:rPr>
          <w:rFonts w:cs="Consolas"/>
        </w:rPr>
        <w:t>reader</w:t>
      </w:r>
      <w:r w:rsidR="008F798E" w:rsidRPr="00EF6A48">
        <w:rPr>
          <w:rFonts w:cs="Consolas"/>
        </w:rPr>
        <w:t>.</w:t>
      </w:r>
    </w:p>
    <w:p w14:paraId="6B2BC608" w14:textId="43D20A25" w:rsidR="00443852" w:rsidRPr="00EF6A48" w:rsidRDefault="00443852" w:rsidP="00443852">
      <w:pPr>
        <w:pStyle w:val="ListParagraph"/>
        <w:numPr>
          <w:ilvl w:val="0"/>
          <w:numId w:val="123"/>
        </w:numPr>
        <w:rPr>
          <w:rFonts w:cs="Consolas"/>
        </w:rPr>
      </w:pPr>
      <w:r w:rsidRPr="00EF6A48">
        <w:rPr>
          <w:rFonts w:cs="Consolas"/>
        </w:rPr>
        <w:t xml:space="preserve">If you get a successful read, </w:t>
      </w:r>
      <w:r w:rsidR="00025F66" w:rsidRPr="00EF6A48">
        <w:rPr>
          <w:rFonts w:cs="Consolas"/>
          <w:color w:val="C00000"/>
        </w:rPr>
        <w:t>the thing Luke programmed will happen</w:t>
      </w:r>
      <w:r w:rsidR="00DE1D27" w:rsidRPr="00EF6A48">
        <w:rPr>
          <w:rFonts w:cs="Consolas"/>
          <w:color w:val="C00000"/>
        </w:rPr>
        <w:t>.</w:t>
      </w:r>
    </w:p>
    <w:p w14:paraId="095914AD" w14:textId="2758479D" w:rsidR="00C6444D" w:rsidRPr="00EF6A48" w:rsidRDefault="00C6444D" w:rsidP="00C10247">
      <w:pPr>
        <w:pStyle w:val="Heading5"/>
        <w:rPr>
          <w:rFonts w:cs="Consolas"/>
        </w:rPr>
      </w:pPr>
      <w:r w:rsidRPr="00EF6A48">
        <w:rPr>
          <w:rFonts w:cs="Consolas"/>
        </w:rPr>
        <w:t xml:space="preserve">Step 3: </w:t>
      </w:r>
      <w:r w:rsidR="00DB6B02" w:rsidRPr="00EF6A48">
        <w:rPr>
          <w:rFonts w:cs="Consolas"/>
        </w:rPr>
        <w:t xml:space="preserve">Cloning </w:t>
      </w:r>
      <w:r w:rsidR="008F798E" w:rsidRPr="00EF6A48">
        <w:rPr>
          <w:rFonts w:cs="Consolas"/>
        </w:rPr>
        <w:t xml:space="preserve">RFID 125 kHz Data to </w:t>
      </w:r>
      <w:r w:rsidR="00DB6B02" w:rsidRPr="00EF6A48">
        <w:rPr>
          <w:rFonts w:cs="Consolas"/>
        </w:rPr>
        <w:t xml:space="preserve">T5577 </w:t>
      </w:r>
      <w:r w:rsidR="008F798E" w:rsidRPr="00EF6A48">
        <w:rPr>
          <w:rFonts w:cs="Consolas"/>
        </w:rPr>
        <w:t>Card</w:t>
      </w:r>
      <w:r w:rsidR="00881634" w:rsidRPr="00EF6A48">
        <w:rPr>
          <w:rFonts w:cs="Consolas"/>
        </w:rPr>
        <w:t xml:space="preserve"> </w:t>
      </w:r>
      <w:r w:rsidRPr="00EF6A48">
        <w:rPr>
          <w:rFonts w:cs="Consolas"/>
          <w:b w:val="0"/>
          <w:bCs w:val="0"/>
          <w:rPrChange w:id="229" w:author="Jason Beshara" w:date="2024-02-04T08:53:00Z">
            <w:rPr/>
          </w:rPrChange>
        </w:rPr>
        <w:fldChar w:fldCharType="begin"/>
      </w:r>
      <w:r w:rsidRPr="00EF6A48">
        <w:rPr>
          <w:rFonts w:cs="Consolas"/>
          <w:b w:val="0"/>
          <w:bCs w:val="0"/>
          <w:rPrChange w:id="230" w:author="Jason Beshara" w:date="2024-02-04T08:53:00Z">
            <w:rPr/>
          </w:rPrChange>
        </w:rPr>
        <w:instrText>HYPERLINK "https://docs.flipper.net/rfid/write-data"</w:instrText>
      </w:r>
      <w:r w:rsidRPr="00EF6A48">
        <w:rPr>
          <w:rFonts w:cs="Consolas"/>
          <w:b w:val="0"/>
          <w:bCs w:val="0"/>
          <w:rPrChange w:id="231" w:author="Jason Beshara" w:date="2024-02-04T08:53:00Z">
            <w:rPr>
              <w:rFonts w:cs="Consolas"/>
              <w:b w:val="0"/>
              <w:bCs w:val="0"/>
            </w:rPr>
          </w:rPrChange>
        </w:rPr>
      </w:r>
      <w:r w:rsidRPr="00EF6A48">
        <w:rPr>
          <w:b w:val="0"/>
          <w:bCs w:val="0"/>
          <w:rPrChange w:id="232" w:author="Jason Beshara" w:date="2024-02-04T08:53:00Z">
            <w:rPr>
              <w:rStyle w:val="Hyperlink"/>
              <w:rFonts w:cs="Consolas"/>
            </w:rPr>
          </w:rPrChange>
        </w:rPr>
        <w:fldChar w:fldCharType="separate"/>
      </w:r>
      <w:r w:rsidR="00881634" w:rsidRPr="00EF6A48">
        <w:rPr>
          <w:rStyle w:val="Hyperlink"/>
          <w:rFonts w:cs="Consolas"/>
          <w:b w:val="0"/>
          <w:bCs w:val="0"/>
          <w:rPrChange w:id="233" w:author="Jason Beshara" w:date="2024-02-04T08:53:00Z">
            <w:rPr>
              <w:rStyle w:val="Hyperlink"/>
              <w:rFonts w:cs="Consolas"/>
            </w:rPr>
          </w:rPrChange>
        </w:rPr>
        <w:t>Writing data to T5577 cards</w:t>
      </w:r>
      <w:r w:rsidRPr="00EF6A48">
        <w:rPr>
          <w:rStyle w:val="Hyperlink"/>
          <w:rFonts w:cs="Consolas"/>
          <w:b w:val="0"/>
          <w:bCs w:val="0"/>
          <w:rPrChange w:id="234" w:author="Jason Beshara" w:date="2024-02-04T08:53:00Z">
            <w:rPr>
              <w:rStyle w:val="Hyperlink"/>
              <w:rFonts w:cs="Consolas"/>
            </w:rPr>
          </w:rPrChange>
        </w:rPr>
        <w:fldChar w:fldCharType="end"/>
      </w:r>
    </w:p>
    <w:p w14:paraId="397AD663" w14:textId="7B746EEC" w:rsidR="008F798E" w:rsidRPr="00EF6A48" w:rsidRDefault="00DE1D27" w:rsidP="00194A1A">
      <w:pPr>
        <w:pStyle w:val="ListParagraph"/>
        <w:numPr>
          <w:ilvl w:val="0"/>
          <w:numId w:val="125"/>
        </w:numPr>
        <w:ind w:left="720"/>
        <w:rPr>
          <w:rFonts w:cs="Consolas"/>
        </w:rPr>
      </w:pPr>
      <w:r w:rsidRPr="00EF6A48">
        <w:rPr>
          <w:rFonts w:cs="Consolas"/>
        </w:rPr>
        <w:t>N</w:t>
      </w:r>
      <w:r w:rsidR="008F798E" w:rsidRPr="00EF6A48">
        <w:rPr>
          <w:rFonts w:cs="Consolas"/>
        </w:rPr>
        <w:t xml:space="preserve">avigate to the </w:t>
      </w:r>
      <w:r w:rsidR="008F798E" w:rsidRPr="00BF5BB9">
        <w:rPr>
          <w:rFonts w:cs="Consolas"/>
          <w:bCs/>
          <w:color w:val="ED7D31" w:themeColor="accent2"/>
        </w:rPr>
        <w:t>RFID &gt; Saved</w:t>
      </w:r>
      <w:r w:rsidR="008F798E" w:rsidRPr="00EF6A48">
        <w:rPr>
          <w:rFonts w:cs="Consolas"/>
        </w:rPr>
        <w:t xml:space="preserve"> Menu.</w:t>
      </w:r>
    </w:p>
    <w:p w14:paraId="63646519" w14:textId="77777777" w:rsidR="00DE1D27" w:rsidRPr="00EF6A48" w:rsidRDefault="00DE1D27" w:rsidP="00194A1A">
      <w:pPr>
        <w:pStyle w:val="ListParagraph"/>
        <w:numPr>
          <w:ilvl w:val="0"/>
          <w:numId w:val="125"/>
        </w:numPr>
        <w:ind w:left="720"/>
        <w:rPr>
          <w:rFonts w:cs="Consolas"/>
        </w:rPr>
      </w:pPr>
      <w:r w:rsidRPr="00EF6A48">
        <w:rPr>
          <w:rFonts w:cs="Consolas"/>
        </w:rPr>
        <w:t xml:space="preserve">Select the file </w:t>
      </w:r>
      <w:r w:rsidRPr="00BF5BB9">
        <w:rPr>
          <w:rFonts w:cs="Consolas"/>
          <w:bCs/>
          <w:color w:val="ED7D31" w:themeColor="accent2"/>
        </w:rPr>
        <w:t>WLPC_RFID</w:t>
      </w:r>
      <w:r w:rsidRPr="00BF5BB9">
        <w:rPr>
          <w:rFonts w:cs="Consolas"/>
          <w:color w:val="ED7D31" w:themeColor="accent2"/>
        </w:rPr>
        <w:t xml:space="preserve"> </w:t>
      </w:r>
      <w:r w:rsidRPr="00EF6A48">
        <w:rPr>
          <w:rFonts w:cs="Consolas"/>
        </w:rPr>
        <w:t>that was saved earlier.</w:t>
      </w:r>
    </w:p>
    <w:p w14:paraId="0BA72962" w14:textId="6A6251F2" w:rsidR="008F798E" w:rsidRPr="00EF6A48" w:rsidRDefault="008F798E" w:rsidP="00194A1A">
      <w:pPr>
        <w:pStyle w:val="ListParagraph"/>
        <w:numPr>
          <w:ilvl w:val="0"/>
          <w:numId w:val="125"/>
        </w:numPr>
        <w:ind w:left="720"/>
        <w:rPr>
          <w:rFonts w:cs="Consolas"/>
        </w:rPr>
      </w:pPr>
      <w:r w:rsidRPr="00EF6A48">
        <w:rPr>
          <w:rFonts w:cs="Consolas"/>
        </w:rPr>
        <w:t xml:space="preserve">Select </w:t>
      </w:r>
      <w:r w:rsidRPr="00BF5BB9">
        <w:rPr>
          <w:rFonts w:cs="Consolas"/>
          <w:bCs/>
          <w:color w:val="ED7D31" w:themeColor="accent2"/>
        </w:rPr>
        <w:t>Write</w:t>
      </w:r>
      <w:r w:rsidRPr="00EF6A48">
        <w:rPr>
          <w:rFonts w:cs="Consolas"/>
        </w:rPr>
        <w:t xml:space="preserve"> and place the back of your Flipper Zero against the RFID T5577 card.</w:t>
      </w:r>
    </w:p>
    <w:p w14:paraId="26EB4382" w14:textId="77777777" w:rsidR="00DB6B02" w:rsidRPr="00EF6A48" w:rsidRDefault="00DB6B02" w:rsidP="00194A1A">
      <w:pPr>
        <w:pStyle w:val="ListParagraph"/>
        <w:numPr>
          <w:ilvl w:val="0"/>
          <w:numId w:val="125"/>
        </w:numPr>
        <w:ind w:left="720"/>
        <w:rPr>
          <w:rFonts w:cs="Consolas"/>
        </w:rPr>
      </w:pPr>
      <w:r w:rsidRPr="00EF6A48">
        <w:rPr>
          <w:rFonts w:cs="Consolas"/>
        </w:rPr>
        <w:t>If the task is completed, your Flipper Zero will briefly display the “Writing” and “Success” messages.</w:t>
      </w:r>
    </w:p>
    <w:p w14:paraId="090336E5" w14:textId="060BDBF3" w:rsidR="00DE1D27" w:rsidRPr="00EF6A48" w:rsidRDefault="00DB6B02" w:rsidP="00194A1A">
      <w:pPr>
        <w:pStyle w:val="ListParagraph"/>
        <w:numPr>
          <w:ilvl w:val="0"/>
          <w:numId w:val="123"/>
        </w:numPr>
        <w:rPr>
          <w:rFonts w:cs="Consolas"/>
        </w:rPr>
      </w:pPr>
      <w:r w:rsidRPr="00EF6A48">
        <w:rPr>
          <w:rFonts w:cs="Consolas"/>
        </w:rPr>
        <w:t xml:space="preserve">Take the card and </w:t>
      </w:r>
      <w:del w:id="235" w:author="Jason Beshara" w:date="2024-02-04T15:49:00Z">
        <w:r w:rsidRPr="00EF6A48" w:rsidDel="00544922">
          <w:rPr>
            <w:rFonts w:cs="Consolas"/>
          </w:rPr>
          <w:delText>test it</w:delText>
        </w:r>
      </w:del>
      <w:ins w:id="236" w:author="Jason Beshara" w:date="2024-02-04T15:49:00Z">
        <w:r w:rsidR="00544922">
          <w:rPr>
            <w:rFonts w:cs="Consolas"/>
          </w:rPr>
          <w:t>read it</w:t>
        </w:r>
      </w:ins>
      <w:r w:rsidRPr="00EF6A48">
        <w:rPr>
          <w:rFonts w:cs="Consolas"/>
        </w:rPr>
        <w:t xml:space="preserve"> </w:t>
      </w:r>
      <w:ins w:id="237" w:author="Jason Beshara" w:date="2024-02-04T15:49:00Z">
        <w:r w:rsidR="00544922">
          <w:rPr>
            <w:rFonts w:cs="Consolas"/>
          </w:rPr>
          <w:t>with</w:t>
        </w:r>
      </w:ins>
      <w:del w:id="238" w:author="Jason Beshara" w:date="2024-02-04T15:49:00Z">
        <w:r w:rsidRPr="00EF6A48" w:rsidDel="00544922">
          <w:rPr>
            <w:rFonts w:cs="Consolas"/>
          </w:rPr>
          <w:delText>against</w:delText>
        </w:r>
      </w:del>
      <w:r w:rsidRPr="00EF6A48">
        <w:rPr>
          <w:rFonts w:cs="Consolas"/>
        </w:rPr>
        <w:t xml:space="preserve"> the </w:t>
      </w:r>
      <w:del w:id="239" w:author="Jason Beshara" w:date="2024-02-04T15:49:00Z">
        <w:r w:rsidRPr="00EF6A48" w:rsidDel="00544922">
          <w:rPr>
            <w:rFonts w:cs="Consolas"/>
          </w:rPr>
          <w:delText xml:space="preserve">RFID </w:delText>
        </w:r>
      </w:del>
      <w:ins w:id="240" w:author="Jason Beshara" w:date="2024-02-04T15:49:00Z">
        <w:r w:rsidR="00544922">
          <w:rPr>
            <w:rFonts w:cs="Consolas"/>
          </w:rPr>
          <w:t>Flipper Zero</w:t>
        </w:r>
      </w:ins>
      <w:del w:id="241" w:author="Jason Beshara" w:date="2024-02-04T15:49:00Z">
        <w:r w:rsidRPr="00EF6A48" w:rsidDel="00544922">
          <w:rPr>
            <w:rFonts w:cs="Consolas"/>
          </w:rPr>
          <w:delText>reader</w:delText>
        </w:r>
      </w:del>
      <w:r w:rsidRPr="00EF6A48">
        <w:rPr>
          <w:rFonts w:cs="Consolas"/>
        </w:rPr>
        <w:t xml:space="preserve">. </w:t>
      </w:r>
      <w:del w:id="242" w:author="Jason Beshara" w:date="2024-02-04T15:49:00Z">
        <w:r w:rsidRPr="00EF6A48" w:rsidDel="00544922">
          <w:rPr>
            <w:rFonts w:cs="Consolas"/>
          </w:rPr>
          <w:delText xml:space="preserve">If you get a successful read, </w:delText>
        </w:r>
        <w:r w:rsidR="00DE1D27" w:rsidRPr="00EF6A48" w:rsidDel="00544922">
          <w:rPr>
            <w:rFonts w:cs="Consolas"/>
            <w:color w:val="C00000"/>
          </w:rPr>
          <w:delText>the thing Luke programmed will happen.</w:delText>
        </w:r>
      </w:del>
      <w:ins w:id="243" w:author="Jason Beshara" w:date="2024-02-04T15:49:00Z">
        <w:r w:rsidR="00544922">
          <w:rPr>
            <w:rFonts w:cs="Consolas"/>
          </w:rPr>
          <w:t>Does the data payload match th</w:t>
        </w:r>
      </w:ins>
      <w:ins w:id="244" w:author="Jason Beshara" w:date="2024-02-04T15:50:00Z">
        <w:r w:rsidR="00544922">
          <w:rPr>
            <w:rFonts w:cs="Consolas"/>
          </w:rPr>
          <w:t>e file WLPC_RFID?</w:t>
        </w:r>
      </w:ins>
    </w:p>
    <w:p w14:paraId="7DAA825B" w14:textId="77777777" w:rsidR="00AE4696" w:rsidRPr="00EF6A48" w:rsidRDefault="00AE4696" w:rsidP="00AE4696">
      <w:pPr>
        <w:rPr>
          <w:rFonts w:cs="Consolas"/>
        </w:rPr>
      </w:pPr>
    </w:p>
    <w:p w14:paraId="1A7311AD" w14:textId="28DEA99F" w:rsidR="00DD7884" w:rsidRPr="00EF6A48" w:rsidRDefault="00DD7884" w:rsidP="00790F7A">
      <w:pPr>
        <w:pStyle w:val="Heading2"/>
        <w:rPr>
          <w:rFonts w:cs="Consolas"/>
        </w:rPr>
      </w:pPr>
      <w:r w:rsidRPr="00EF6A48">
        <w:rPr>
          <w:rFonts w:cs="Consolas"/>
        </w:rPr>
        <w:t>Lab: 13.56 MHz “HF” NFC Analysis and Emulation</w:t>
      </w:r>
    </w:p>
    <w:p w14:paraId="4B79DC9C" w14:textId="1E840DCC" w:rsidR="00DD7884" w:rsidRPr="00EF6A48" w:rsidRDefault="00DD7884" w:rsidP="00DD7884">
      <w:pPr>
        <w:rPr>
          <w:rFonts w:cs="Consolas"/>
        </w:rPr>
      </w:pPr>
      <w:r w:rsidRPr="00EF6A48">
        <w:rPr>
          <w:rFonts w:cs="Consolas"/>
          <w:b/>
          <w:bCs/>
        </w:rPr>
        <w:t>Objective:</w:t>
      </w:r>
      <w:r w:rsidRPr="00EF6A48">
        <w:rPr>
          <w:rFonts w:cs="Consolas"/>
        </w:rPr>
        <w:t xml:space="preserve"> This lab is designed to provide hands-on experience with NFC technology using the Flipper Zero. Participants will learn to identify, clone, and emulate NFC cards, understand their data structure, and explore the security implications of RFID technology.</w:t>
      </w:r>
    </w:p>
    <w:p w14:paraId="1D112072" w14:textId="77777777" w:rsidR="00DD7884" w:rsidRPr="00EF6A48" w:rsidRDefault="00DD7884" w:rsidP="00DD7884">
      <w:pPr>
        <w:rPr>
          <w:rFonts w:cs="Consolas"/>
        </w:rPr>
      </w:pPr>
    </w:p>
    <w:p w14:paraId="35166BBD" w14:textId="77777777" w:rsidR="00DD7884" w:rsidRPr="00EF6A48" w:rsidRDefault="00DD7884" w:rsidP="00DD7884">
      <w:pPr>
        <w:rPr>
          <w:rFonts w:cs="Consolas"/>
          <w:b/>
          <w:bCs/>
        </w:rPr>
      </w:pPr>
      <w:r w:rsidRPr="00EF6A48">
        <w:rPr>
          <w:rFonts w:cs="Consolas"/>
          <w:b/>
          <w:bCs/>
        </w:rPr>
        <w:t>Safety and Ethics</w:t>
      </w:r>
    </w:p>
    <w:p w14:paraId="382FFF96" w14:textId="77777777" w:rsidR="00DD7884" w:rsidRPr="00EF6A48" w:rsidRDefault="00DD7884" w:rsidP="00DD7884">
      <w:pPr>
        <w:pStyle w:val="Bullets"/>
        <w:rPr>
          <w:rFonts w:cs="Consolas"/>
          <w:szCs w:val="24"/>
        </w:rPr>
      </w:pPr>
      <w:r w:rsidRPr="00EF6A48">
        <w:rPr>
          <w:rFonts w:cs="Consolas"/>
          <w:szCs w:val="24"/>
        </w:rPr>
        <w:t>Emphasize the importance of ethical behavior and legal compliance.</w:t>
      </w:r>
    </w:p>
    <w:p w14:paraId="246CF3BD" w14:textId="77777777" w:rsidR="00DD7884" w:rsidRPr="00EF6A48" w:rsidRDefault="00DD7884" w:rsidP="00DD7884">
      <w:pPr>
        <w:pStyle w:val="Bullets"/>
        <w:rPr>
          <w:rFonts w:cs="Consolas"/>
          <w:szCs w:val="24"/>
        </w:rPr>
      </w:pPr>
      <w:r w:rsidRPr="00EF6A48">
        <w:rPr>
          <w:rFonts w:cs="Consolas"/>
          <w:szCs w:val="24"/>
        </w:rPr>
        <w:t>RFID cloning should only be performed in a controlled, educational setting and with permission.</w:t>
      </w:r>
    </w:p>
    <w:p w14:paraId="1EBC5B3D" w14:textId="77777777" w:rsidR="00DE1D27" w:rsidRPr="00EF6A48" w:rsidRDefault="00DE1D27" w:rsidP="00DE1D27">
      <w:pPr>
        <w:rPr>
          <w:rFonts w:cs="Consolas"/>
        </w:rPr>
      </w:pPr>
    </w:p>
    <w:p w14:paraId="6967E30A" w14:textId="205530A2" w:rsidR="00DE1D27" w:rsidRPr="00EF6A48" w:rsidRDefault="00DE1D27" w:rsidP="00A46EE2">
      <w:pPr>
        <w:pStyle w:val="Heading3"/>
        <w:rPr>
          <w:rFonts w:cs="Consolas"/>
        </w:rPr>
      </w:pPr>
      <w:r w:rsidRPr="00EF6A48">
        <w:rPr>
          <w:rFonts w:cs="Consolas"/>
        </w:rPr>
        <w:t>Procedure</w:t>
      </w:r>
    </w:p>
    <w:p w14:paraId="517DECCB" w14:textId="540DF5D4" w:rsidR="00DE1D27" w:rsidRPr="00EF6A48" w:rsidRDefault="00DE1D27" w:rsidP="00DE1D27">
      <w:pPr>
        <w:pStyle w:val="Heading5"/>
        <w:rPr>
          <w:rFonts w:cs="Consolas"/>
        </w:rPr>
      </w:pPr>
      <w:r w:rsidRPr="00EF6A48">
        <w:rPr>
          <w:rFonts w:cs="Consolas"/>
        </w:rPr>
        <w:t>Step 1: Reading NFC 13.56 MHz Signals</w:t>
      </w:r>
      <w:r w:rsidR="00881634" w:rsidRPr="00EF6A48">
        <w:rPr>
          <w:rFonts w:cs="Consolas"/>
        </w:rPr>
        <w:t xml:space="preserve"> </w:t>
      </w:r>
      <w:r w:rsidRPr="00EF6A48">
        <w:rPr>
          <w:rFonts w:cs="Consolas"/>
          <w:b w:val="0"/>
          <w:bCs w:val="0"/>
          <w:rPrChange w:id="245" w:author="Jason Beshara" w:date="2024-02-04T08:53:00Z">
            <w:rPr/>
          </w:rPrChange>
        </w:rPr>
        <w:fldChar w:fldCharType="begin"/>
      </w:r>
      <w:r w:rsidRPr="00EF6A48">
        <w:rPr>
          <w:rFonts w:cs="Consolas"/>
          <w:b w:val="0"/>
          <w:bCs w:val="0"/>
          <w:rPrChange w:id="246" w:author="Jason Beshara" w:date="2024-02-04T08:53:00Z">
            <w:rPr/>
          </w:rPrChange>
        </w:rPr>
        <w:instrText>HYPERLINK "https://docs.flipper.net/nfc/read"</w:instrText>
      </w:r>
      <w:r w:rsidRPr="00EF6A48">
        <w:rPr>
          <w:rFonts w:cs="Consolas"/>
          <w:b w:val="0"/>
          <w:bCs w:val="0"/>
          <w:rPrChange w:id="247" w:author="Jason Beshara" w:date="2024-02-04T08:53:00Z">
            <w:rPr>
              <w:rFonts w:cs="Consolas"/>
              <w:b w:val="0"/>
              <w:bCs w:val="0"/>
            </w:rPr>
          </w:rPrChange>
        </w:rPr>
      </w:r>
      <w:r w:rsidRPr="00EF6A48">
        <w:rPr>
          <w:b w:val="0"/>
          <w:bCs w:val="0"/>
          <w:rPrChange w:id="248" w:author="Jason Beshara" w:date="2024-02-04T08:53:00Z">
            <w:rPr>
              <w:rStyle w:val="Hyperlink"/>
              <w:rFonts w:cs="Consolas"/>
            </w:rPr>
          </w:rPrChange>
        </w:rPr>
        <w:fldChar w:fldCharType="separate"/>
      </w:r>
      <w:r w:rsidR="00881634" w:rsidRPr="00EF6A48">
        <w:rPr>
          <w:rStyle w:val="Hyperlink"/>
          <w:rFonts w:cs="Consolas"/>
          <w:b w:val="0"/>
          <w:bCs w:val="0"/>
          <w:rPrChange w:id="249" w:author="Jason Beshara" w:date="2024-02-04T08:53:00Z">
            <w:rPr>
              <w:rStyle w:val="Hyperlink"/>
              <w:rFonts w:cs="Consolas"/>
            </w:rPr>
          </w:rPrChange>
        </w:rPr>
        <w:t>Reading NFC Cards</w:t>
      </w:r>
      <w:r w:rsidRPr="00EF6A48">
        <w:rPr>
          <w:rStyle w:val="Hyperlink"/>
          <w:rFonts w:cs="Consolas"/>
          <w:b w:val="0"/>
          <w:bCs w:val="0"/>
          <w:rPrChange w:id="250" w:author="Jason Beshara" w:date="2024-02-04T08:53:00Z">
            <w:rPr>
              <w:rStyle w:val="Hyperlink"/>
              <w:rFonts w:cs="Consolas"/>
            </w:rPr>
          </w:rPrChange>
        </w:rPr>
        <w:fldChar w:fldCharType="end"/>
      </w:r>
    </w:p>
    <w:p w14:paraId="66F212BE" w14:textId="049CA9F1" w:rsidR="00DE1D27" w:rsidRPr="00EF6A48" w:rsidRDefault="00DE1D27" w:rsidP="00534426">
      <w:pPr>
        <w:pStyle w:val="ListParagraph"/>
        <w:numPr>
          <w:ilvl w:val="0"/>
          <w:numId w:val="136"/>
        </w:numPr>
        <w:rPr>
          <w:rFonts w:cs="Consolas"/>
        </w:rPr>
      </w:pPr>
      <w:r w:rsidRPr="00836410">
        <w:rPr>
          <w:rFonts w:cs="Consolas"/>
          <w:bCs/>
          <w:rPrChange w:id="251" w:author="Jason Beshara" w:date="2024-02-04T09:44:00Z">
            <w:rPr>
              <w:rFonts w:cs="Consolas"/>
              <w:bCs/>
              <w:color w:val="ED7D31" w:themeColor="accent2"/>
            </w:rPr>
          </w:rPrChange>
        </w:rPr>
        <w:t>Power</w:t>
      </w:r>
      <w:r w:rsidRPr="00EF6A48">
        <w:rPr>
          <w:rFonts w:cs="Consolas"/>
        </w:rPr>
        <w:t xml:space="preserve"> on the Flipper Zero and navigate to the </w:t>
      </w:r>
      <w:r w:rsidR="00F554EA" w:rsidRPr="00BF5BB9">
        <w:rPr>
          <w:rFonts w:cs="Consolas"/>
          <w:bCs/>
          <w:color w:val="ED7D31" w:themeColor="accent2"/>
        </w:rPr>
        <w:t>NFC</w:t>
      </w:r>
      <w:r w:rsidRPr="00EF6A48">
        <w:rPr>
          <w:rFonts w:cs="Consolas"/>
        </w:rPr>
        <w:t xml:space="preserve"> menu.</w:t>
      </w:r>
    </w:p>
    <w:p w14:paraId="6FC5EB8C" w14:textId="77777777" w:rsidR="00DE1D27" w:rsidRPr="00EF6A48" w:rsidRDefault="00DE1D27" w:rsidP="00534426">
      <w:pPr>
        <w:pStyle w:val="ListParagraph"/>
        <w:numPr>
          <w:ilvl w:val="0"/>
          <w:numId w:val="136"/>
        </w:numPr>
        <w:rPr>
          <w:rFonts w:cs="Consolas"/>
        </w:rPr>
      </w:pPr>
      <w:r w:rsidRPr="00EF6A48">
        <w:rPr>
          <w:rFonts w:cs="Consolas"/>
        </w:rPr>
        <w:t xml:space="preserve">Place the item you want to read against the back of the Flipper Zero and select </w:t>
      </w:r>
      <w:r w:rsidRPr="00BF5BB9">
        <w:rPr>
          <w:rFonts w:cs="Consolas"/>
          <w:bCs/>
          <w:color w:val="ED7D31" w:themeColor="accent2"/>
        </w:rPr>
        <w:t>read</w:t>
      </w:r>
      <w:r w:rsidRPr="00EF6A48">
        <w:rPr>
          <w:rFonts w:cs="Consolas"/>
        </w:rPr>
        <w:t>.</w:t>
      </w:r>
    </w:p>
    <w:p w14:paraId="16EA429D" w14:textId="77777777" w:rsidR="00DE1D27" w:rsidRPr="00EF6A48" w:rsidRDefault="00DE1D27" w:rsidP="00534426">
      <w:pPr>
        <w:pStyle w:val="ListParagraph"/>
        <w:numPr>
          <w:ilvl w:val="0"/>
          <w:numId w:val="136"/>
        </w:numPr>
        <w:rPr>
          <w:rFonts w:cs="Consolas"/>
        </w:rPr>
      </w:pPr>
      <w:r w:rsidRPr="00EF6A48">
        <w:rPr>
          <w:rFonts w:cs="Consolas"/>
        </w:rPr>
        <w:lastRenderedPageBreak/>
        <w:t>If you get a successful read, the item’s info will be displayed on the screen of the Flipper Zero.</w:t>
      </w:r>
    </w:p>
    <w:p w14:paraId="340A31F7" w14:textId="23C867BD" w:rsidR="00DE1D27" w:rsidRPr="00EF6A48" w:rsidRDefault="00DE1D27" w:rsidP="00534426">
      <w:pPr>
        <w:pStyle w:val="ListParagraph"/>
        <w:numPr>
          <w:ilvl w:val="0"/>
          <w:numId w:val="136"/>
        </w:numPr>
        <w:rPr>
          <w:rFonts w:cs="Consolas"/>
        </w:rPr>
      </w:pPr>
      <w:r w:rsidRPr="00EF6A48">
        <w:rPr>
          <w:rFonts w:cs="Consolas"/>
        </w:rPr>
        <w:t xml:space="preserve">To emulate or save, click </w:t>
      </w:r>
      <w:r w:rsidRPr="00BF5BB9">
        <w:rPr>
          <w:rFonts w:cs="Consolas"/>
          <w:bCs/>
          <w:color w:val="ED7D31" w:themeColor="accent2"/>
        </w:rPr>
        <w:t>More</w:t>
      </w:r>
      <w:r w:rsidRPr="00EF6A48">
        <w:rPr>
          <w:rFonts w:cs="Consolas"/>
        </w:rPr>
        <w:t xml:space="preserve"> using the “right” button on the directional pad.</w:t>
      </w:r>
    </w:p>
    <w:p w14:paraId="062B9BAA" w14:textId="5FC18003" w:rsidR="00DE1D27" w:rsidRPr="00EF6A48" w:rsidRDefault="00DE1D27" w:rsidP="00534426">
      <w:pPr>
        <w:pStyle w:val="ListParagraph"/>
        <w:numPr>
          <w:ilvl w:val="0"/>
          <w:numId w:val="136"/>
        </w:numPr>
        <w:rPr>
          <w:rFonts w:cs="Consolas"/>
        </w:rPr>
      </w:pPr>
      <w:r w:rsidRPr="00EF6A48">
        <w:rPr>
          <w:rFonts w:cs="Consolas"/>
        </w:rPr>
        <w:t xml:space="preserve">Save the file with the name </w:t>
      </w:r>
      <w:r w:rsidR="00797E68" w:rsidRPr="00EF6A48">
        <w:rPr>
          <w:rFonts w:cs="Consolas"/>
        </w:rPr>
        <w:t>“WLPC_NFC</w:t>
      </w:r>
      <w:del w:id="252" w:author="Jason Beshara" w:date="2024-02-04T09:44:00Z">
        <w:r w:rsidR="00797E68" w:rsidRPr="00EF6A48" w:rsidDel="00C16505">
          <w:rPr>
            <w:rFonts w:cs="Consolas"/>
          </w:rPr>
          <w:delText>.</w:delText>
        </w:r>
      </w:del>
      <w:r w:rsidR="00797E68" w:rsidRPr="00EF6A48">
        <w:rPr>
          <w:rFonts w:cs="Consolas"/>
        </w:rPr>
        <w:t>”</w:t>
      </w:r>
      <w:ins w:id="253" w:author="Jason Beshara" w:date="2024-02-04T09:45:00Z">
        <w:r w:rsidR="00C16505">
          <w:rPr>
            <w:rFonts w:cs="Consolas"/>
          </w:rPr>
          <w:t>.</w:t>
        </w:r>
      </w:ins>
    </w:p>
    <w:p w14:paraId="0A7EE9BE" w14:textId="4C2A743B" w:rsidR="00534426" w:rsidRPr="00EF6A48" w:rsidRDefault="00DE1D27" w:rsidP="00DE1D27">
      <w:pPr>
        <w:pStyle w:val="Heading5"/>
        <w:rPr>
          <w:rFonts w:cs="Consolas"/>
        </w:rPr>
      </w:pPr>
      <w:r w:rsidRPr="00EF6A48">
        <w:rPr>
          <w:rFonts w:cs="Consolas"/>
        </w:rPr>
        <w:t>Step 2: Emulating NFC 13.56 MHz Signals</w:t>
      </w:r>
    </w:p>
    <w:p w14:paraId="4F3CF344" w14:textId="6477257D" w:rsidR="00DE1D27" w:rsidRPr="00EF6A48" w:rsidRDefault="004D3BD0" w:rsidP="00534426">
      <w:pPr>
        <w:pStyle w:val="ListParagraph"/>
        <w:numPr>
          <w:ilvl w:val="0"/>
          <w:numId w:val="138"/>
        </w:numPr>
        <w:rPr>
          <w:rFonts w:cs="Consolas"/>
        </w:rPr>
      </w:pPr>
      <w:r w:rsidRPr="00EF6A48">
        <w:rPr>
          <w:rFonts w:cs="Consolas"/>
        </w:rPr>
        <w:t>N</w:t>
      </w:r>
      <w:r w:rsidR="00DE1D27" w:rsidRPr="00EF6A48">
        <w:rPr>
          <w:rFonts w:cs="Consolas"/>
        </w:rPr>
        <w:t xml:space="preserve">avigate to the </w:t>
      </w:r>
      <w:r w:rsidR="00F554EA" w:rsidRPr="00BF5BB9">
        <w:rPr>
          <w:rFonts w:cs="Consolas"/>
          <w:bCs/>
          <w:color w:val="ED7D31" w:themeColor="accent2"/>
        </w:rPr>
        <w:t>NFC</w:t>
      </w:r>
      <w:r w:rsidR="00DE1D27" w:rsidRPr="00BF5BB9">
        <w:rPr>
          <w:rFonts w:cs="Consolas"/>
          <w:bCs/>
          <w:color w:val="ED7D31" w:themeColor="accent2"/>
        </w:rPr>
        <w:t xml:space="preserve"> &gt; Saved</w:t>
      </w:r>
      <w:r w:rsidR="00DE1D27" w:rsidRPr="00BF5BB9">
        <w:rPr>
          <w:rFonts w:cs="Consolas"/>
          <w:color w:val="ED7D31" w:themeColor="accent2"/>
        </w:rPr>
        <w:t xml:space="preserve"> </w:t>
      </w:r>
      <w:r w:rsidR="00DE1D27" w:rsidRPr="00EF6A48">
        <w:rPr>
          <w:rFonts w:cs="Consolas"/>
        </w:rPr>
        <w:t>Menu.</w:t>
      </w:r>
    </w:p>
    <w:p w14:paraId="704D4819" w14:textId="58A00EB2" w:rsidR="00DE1D27" w:rsidRPr="00EF6A48" w:rsidRDefault="00DE1D27" w:rsidP="00534426">
      <w:pPr>
        <w:pStyle w:val="ListParagraph"/>
        <w:numPr>
          <w:ilvl w:val="0"/>
          <w:numId w:val="138"/>
        </w:numPr>
        <w:rPr>
          <w:rFonts w:cs="Consolas"/>
        </w:rPr>
      </w:pPr>
      <w:r w:rsidRPr="00EF6A48">
        <w:rPr>
          <w:rFonts w:cs="Consolas"/>
        </w:rPr>
        <w:t xml:space="preserve">Select the file </w:t>
      </w:r>
      <w:r w:rsidRPr="00BF5BB9">
        <w:rPr>
          <w:rFonts w:cs="Consolas"/>
          <w:bCs/>
          <w:color w:val="ED7D31" w:themeColor="accent2"/>
        </w:rPr>
        <w:t>WLPC_</w:t>
      </w:r>
      <w:r w:rsidR="00F554EA" w:rsidRPr="00BF5BB9">
        <w:rPr>
          <w:rFonts w:cs="Consolas"/>
          <w:bCs/>
          <w:color w:val="ED7D31" w:themeColor="accent2"/>
        </w:rPr>
        <w:t>NFC</w:t>
      </w:r>
      <w:r w:rsidRPr="00BF5BB9">
        <w:rPr>
          <w:rFonts w:cs="Consolas"/>
          <w:color w:val="ED7D31" w:themeColor="accent2"/>
        </w:rPr>
        <w:t xml:space="preserve"> </w:t>
      </w:r>
      <w:r w:rsidRPr="00EF6A48">
        <w:rPr>
          <w:rFonts w:cs="Consolas"/>
        </w:rPr>
        <w:t>that was saved earlier.</w:t>
      </w:r>
    </w:p>
    <w:p w14:paraId="5FD3E376" w14:textId="77777777" w:rsidR="00DE1D27" w:rsidRPr="00EF6A48" w:rsidRDefault="00DE1D27" w:rsidP="00534426">
      <w:pPr>
        <w:pStyle w:val="ListParagraph"/>
        <w:numPr>
          <w:ilvl w:val="0"/>
          <w:numId w:val="138"/>
        </w:numPr>
        <w:rPr>
          <w:rFonts w:cs="Consolas"/>
        </w:rPr>
      </w:pPr>
      <w:r w:rsidRPr="00EF6A48">
        <w:rPr>
          <w:rFonts w:cs="Consolas"/>
        </w:rPr>
        <w:t xml:space="preserve">Select </w:t>
      </w:r>
      <w:r w:rsidRPr="00BF5BB9">
        <w:rPr>
          <w:rFonts w:cs="Consolas"/>
          <w:bCs/>
          <w:color w:val="ED7D31" w:themeColor="accent2"/>
        </w:rPr>
        <w:t>Emulate</w:t>
      </w:r>
      <w:r w:rsidRPr="00EF6A48">
        <w:rPr>
          <w:rFonts w:cs="Consolas"/>
        </w:rPr>
        <w:t xml:space="preserve"> and place the back of your Flipper Zero against the RFID reader.</w:t>
      </w:r>
    </w:p>
    <w:p w14:paraId="1B38FDFE" w14:textId="77777777" w:rsidR="00544922" w:rsidRPr="00EF6A48" w:rsidRDefault="00544922" w:rsidP="00544922">
      <w:pPr>
        <w:pStyle w:val="ListParagraph"/>
        <w:numPr>
          <w:ilvl w:val="0"/>
          <w:numId w:val="138"/>
        </w:numPr>
        <w:rPr>
          <w:ins w:id="254" w:author="Jason Beshara" w:date="2024-02-04T15:50:00Z"/>
          <w:rFonts w:cs="Consolas"/>
        </w:rPr>
      </w:pPr>
      <w:ins w:id="255" w:author="Jason Beshara" w:date="2024-02-04T15:50:00Z">
        <w:r w:rsidRPr="00EF6A48">
          <w:rPr>
            <w:rFonts w:cs="Consolas"/>
          </w:rPr>
          <w:t>Test your MIFARE 1K device on the NFC reader.</w:t>
        </w:r>
      </w:ins>
    </w:p>
    <w:p w14:paraId="5ECA13C9" w14:textId="149E6297" w:rsidR="00DE1D27" w:rsidRPr="00EF6A48" w:rsidDel="00544922" w:rsidRDefault="00DE1D27" w:rsidP="00534426">
      <w:pPr>
        <w:pStyle w:val="ListParagraph"/>
        <w:numPr>
          <w:ilvl w:val="0"/>
          <w:numId w:val="138"/>
        </w:numPr>
        <w:rPr>
          <w:del w:id="256" w:author="Jason Beshara" w:date="2024-02-04T15:50:00Z"/>
          <w:rFonts w:cs="Consolas"/>
        </w:rPr>
      </w:pPr>
      <w:del w:id="257" w:author="Jason Beshara" w:date="2024-02-04T15:50:00Z">
        <w:r w:rsidRPr="00EF6A48" w:rsidDel="00544922">
          <w:rPr>
            <w:rFonts w:cs="Consolas"/>
          </w:rPr>
          <w:delText xml:space="preserve">If you get a successful read, </w:delText>
        </w:r>
        <w:r w:rsidRPr="00EF6A48" w:rsidDel="00544922">
          <w:rPr>
            <w:rFonts w:cs="Consolas"/>
            <w:color w:val="C00000"/>
          </w:rPr>
          <w:delText>the thing Luke programmed will happen.</w:delText>
        </w:r>
      </w:del>
    </w:p>
    <w:p w14:paraId="0965F1C5" w14:textId="2F4567FE" w:rsidR="00DE1D27" w:rsidRPr="00EF6A48" w:rsidRDefault="00DE1D27" w:rsidP="00DE1D27">
      <w:pPr>
        <w:pStyle w:val="Heading5"/>
        <w:rPr>
          <w:rFonts w:cs="Consolas"/>
        </w:rPr>
      </w:pPr>
      <w:r w:rsidRPr="00EF6A48">
        <w:rPr>
          <w:rFonts w:cs="Consolas"/>
        </w:rPr>
        <w:t>Step 3: Cloning NFC 13.56 MHz Data to MIFARE 1K Device</w:t>
      </w:r>
      <w:r w:rsidR="00881634" w:rsidRPr="00EF6A48">
        <w:rPr>
          <w:rFonts w:cs="Consolas"/>
        </w:rPr>
        <w:t xml:space="preserve"> </w:t>
      </w:r>
      <w:r w:rsidRPr="00EF6A48">
        <w:rPr>
          <w:rFonts w:cs="Consolas"/>
          <w:b w:val="0"/>
          <w:bCs w:val="0"/>
          <w:rPrChange w:id="258" w:author="Jason Beshara" w:date="2024-02-04T08:53:00Z">
            <w:rPr/>
          </w:rPrChange>
        </w:rPr>
        <w:fldChar w:fldCharType="begin"/>
      </w:r>
      <w:r w:rsidRPr="00EF6A48">
        <w:rPr>
          <w:rFonts w:cs="Consolas"/>
          <w:b w:val="0"/>
          <w:bCs w:val="0"/>
          <w:rPrChange w:id="259" w:author="Jason Beshara" w:date="2024-02-04T08:53:00Z">
            <w:rPr/>
          </w:rPrChange>
        </w:rPr>
        <w:instrText>HYPERLINK "https://docs.flipper.net/nfc/magic-cards"</w:instrText>
      </w:r>
      <w:r w:rsidRPr="00EF6A48">
        <w:rPr>
          <w:rFonts w:cs="Consolas"/>
          <w:b w:val="0"/>
          <w:bCs w:val="0"/>
          <w:rPrChange w:id="260" w:author="Jason Beshara" w:date="2024-02-04T08:53:00Z">
            <w:rPr>
              <w:rFonts w:cs="Consolas"/>
              <w:b w:val="0"/>
              <w:bCs w:val="0"/>
            </w:rPr>
          </w:rPrChange>
        </w:rPr>
      </w:r>
      <w:r w:rsidRPr="00EF6A48">
        <w:rPr>
          <w:b w:val="0"/>
          <w:bCs w:val="0"/>
          <w:rPrChange w:id="261" w:author="Jason Beshara" w:date="2024-02-04T08:53:00Z">
            <w:rPr>
              <w:rStyle w:val="Hyperlink"/>
              <w:rFonts w:cs="Consolas"/>
            </w:rPr>
          </w:rPrChange>
        </w:rPr>
        <w:fldChar w:fldCharType="separate"/>
      </w:r>
      <w:r w:rsidR="00881634" w:rsidRPr="00EF6A48">
        <w:rPr>
          <w:rStyle w:val="Hyperlink"/>
          <w:rFonts w:cs="Consolas"/>
          <w:b w:val="0"/>
          <w:bCs w:val="0"/>
          <w:rPrChange w:id="262" w:author="Jason Beshara" w:date="2024-02-04T08:53:00Z">
            <w:rPr>
              <w:rStyle w:val="Hyperlink"/>
              <w:rFonts w:cs="Consolas"/>
            </w:rPr>
          </w:rPrChange>
        </w:rPr>
        <w:t>Writing data to magic cards</w:t>
      </w:r>
      <w:r w:rsidRPr="00EF6A48">
        <w:rPr>
          <w:rStyle w:val="Hyperlink"/>
          <w:rFonts w:cs="Consolas"/>
          <w:b w:val="0"/>
          <w:bCs w:val="0"/>
          <w:rPrChange w:id="263" w:author="Jason Beshara" w:date="2024-02-04T08:53:00Z">
            <w:rPr>
              <w:rStyle w:val="Hyperlink"/>
              <w:rFonts w:cs="Consolas"/>
            </w:rPr>
          </w:rPrChange>
        </w:rPr>
        <w:fldChar w:fldCharType="end"/>
      </w:r>
    </w:p>
    <w:p w14:paraId="26F8CDB0" w14:textId="0EDA6C77" w:rsidR="00DE1D27" w:rsidRPr="00EF6A48" w:rsidRDefault="00DE1D27" w:rsidP="00B85718">
      <w:pPr>
        <w:pStyle w:val="ListParagraph"/>
        <w:numPr>
          <w:ilvl w:val="0"/>
          <w:numId w:val="161"/>
        </w:numPr>
        <w:rPr>
          <w:rFonts w:cs="Consolas"/>
        </w:rPr>
      </w:pPr>
      <w:r w:rsidRPr="00EF6A48">
        <w:rPr>
          <w:rFonts w:cs="Consolas"/>
        </w:rPr>
        <w:t xml:space="preserve">Navigate to the </w:t>
      </w:r>
      <w:r w:rsidR="004D3BD0" w:rsidRPr="00BF5BB9">
        <w:rPr>
          <w:rFonts w:cs="Consolas"/>
          <w:bCs/>
          <w:color w:val="ED7D31" w:themeColor="accent2"/>
        </w:rPr>
        <w:t xml:space="preserve">Apps &gt; </w:t>
      </w:r>
      <w:r w:rsidR="00F554EA" w:rsidRPr="00BF5BB9">
        <w:rPr>
          <w:rFonts w:cs="Consolas"/>
          <w:bCs/>
          <w:color w:val="ED7D31" w:themeColor="accent2"/>
        </w:rPr>
        <w:t>NFC</w:t>
      </w:r>
      <w:r w:rsidRPr="00BF5BB9">
        <w:rPr>
          <w:rFonts w:cs="Consolas"/>
          <w:bCs/>
          <w:color w:val="ED7D31" w:themeColor="accent2"/>
        </w:rPr>
        <w:t xml:space="preserve"> &gt; </w:t>
      </w:r>
      <w:r w:rsidR="004D3BD0" w:rsidRPr="00BF5BB9">
        <w:rPr>
          <w:rFonts w:cs="Consolas"/>
          <w:bCs/>
          <w:color w:val="ED7D31" w:themeColor="accent2"/>
        </w:rPr>
        <w:t>NFC Magic</w:t>
      </w:r>
      <w:r w:rsidRPr="00EF6A48">
        <w:rPr>
          <w:rFonts w:cs="Consolas"/>
        </w:rPr>
        <w:t xml:space="preserve"> Menu.</w:t>
      </w:r>
    </w:p>
    <w:p w14:paraId="31F7987A" w14:textId="02DEE81F" w:rsidR="00DE1D27" w:rsidRPr="00EF6A48" w:rsidRDefault="00DE1D27" w:rsidP="00B85718">
      <w:pPr>
        <w:pStyle w:val="ListParagraph"/>
        <w:numPr>
          <w:ilvl w:val="0"/>
          <w:numId w:val="161"/>
        </w:numPr>
        <w:rPr>
          <w:rFonts w:cs="Consolas"/>
        </w:rPr>
      </w:pPr>
      <w:r w:rsidRPr="00EF6A48">
        <w:rPr>
          <w:rFonts w:cs="Consolas"/>
        </w:rPr>
        <w:t>Select</w:t>
      </w:r>
      <w:r w:rsidRPr="00BF5BB9">
        <w:rPr>
          <w:rFonts w:cs="Consolas"/>
          <w:bCs/>
          <w:color w:val="ED7D31" w:themeColor="accent2"/>
        </w:rPr>
        <w:t xml:space="preserve"> </w:t>
      </w:r>
      <w:r w:rsidR="004D3BD0" w:rsidRPr="00BF5BB9">
        <w:rPr>
          <w:rFonts w:cs="Consolas"/>
          <w:bCs/>
          <w:color w:val="ED7D31" w:themeColor="accent2"/>
        </w:rPr>
        <w:t>Check Magic Tag</w:t>
      </w:r>
      <w:r w:rsidR="004D3BD0" w:rsidRPr="00EF6A48">
        <w:rPr>
          <w:rFonts w:cs="Consolas"/>
        </w:rPr>
        <w:t>.</w:t>
      </w:r>
    </w:p>
    <w:p w14:paraId="02A15B5D" w14:textId="6D7C0836" w:rsidR="00DE1D27" w:rsidRPr="00EF6A48" w:rsidRDefault="004D3BD0" w:rsidP="00B85718">
      <w:pPr>
        <w:pStyle w:val="ListParagraph"/>
        <w:numPr>
          <w:ilvl w:val="0"/>
          <w:numId w:val="161"/>
        </w:numPr>
        <w:rPr>
          <w:rFonts w:cs="Consolas"/>
        </w:rPr>
      </w:pPr>
      <w:r w:rsidRPr="00EF6A48">
        <w:rPr>
          <w:rFonts w:cs="Consolas"/>
        </w:rPr>
        <w:t>P</w:t>
      </w:r>
      <w:r w:rsidR="00DE1D27" w:rsidRPr="00EF6A48">
        <w:rPr>
          <w:rFonts w:cs="Consolas"/>
        </w:rPr>
        <w:t>lace the back of your Flipper Zero against the MIFARE 1K device.</w:t>
      </w:r>
    </w:p>
    <w:p w14:paraId="033AA680" w14:textId="1197DF5D" w:rsidR="00DE1D27" w:rsidRPr="00EF6A48" w:rsidRDefault="00DE1D27" w:rsidP="00B85718">
      <w:pPr>
        <w:pStyle w:val="ListParagraph"/>
        <w:numPr>
          <w:ilvl w:val="0"/>
          <w:numId w:val="161"/>
        </w:numPr>
        <w:rPr>
          <w:rFonts w:cs="Consolas"/>
        </w:rPr>
      </w:pPr>
      <w:r w:rsidRPr="00EF6A48">
        <w:rPr>
          <w:rFonts w:cs="Consolas"/>
        </w:rPr>
        <w:t xml:space="preserve">If the task is completed, your Flipper Zero will display </w:t>
      </w:r>
      <w:r w:rsidR="004D3BD0" w:rsidRPr="00EF6A48">
        <w:rPr>
          <w:rFonts w:cs="Consolas"/>
        </w:rPr>
        <w:t>“Magic card detected Classic Gen 1A/B”</w:t>
      </w:r>
    </w:p>
    <w:p w14:paraId="7C123A51" w14:textId="0DA0323E" w:rsidR="00AD19A6" w:rsidRPr="00EF6A48" w:rsidRDefault="005C5502" w:rsidP="00B85718">
      <w:pPr>
        <w:pStyle w:val="ListParagraph"/>
        <w:numPr>
          <w:ilvl w:val="0"/>
          <w:numId w:val="161"/>
        </w:numPr>
        <w:rPr>
          <w:rFonts w:cs="Consolas"/>
        </w:rPr>
      </w:pPr>
      <w:r w:rsidRPr="00EF6A48">
        <w:rPr>
          <w:rFonts w:cs="Consolas"/>
        </w:rPr>
        <w:t xml:space="preserve">Click the right directional pad to select </w:t>
      </w:r>
      <w:r w:rsidRPr="00BF5BB9">
        <w:rPr>
          <w:rFonts w:cs="Consolas"/>
          <w:bCs/>
          <w:color w:val="ED7D31" w:themeColor="accent2"/>
        </w:rPr>
        <w:t>More</w:t>
      </w:r>
      <w:r w:rsidRPr="00EF6A48">
        <w:rPr>
          <w:rFonts w:cs="Consolas"/>
        </w:rPr>
        <w:t>.</w:t>
      </w:r>
    </w:p>
    <w:p w14:paraId="79643135" w14:textId="571A0895" w:rsidR="005C5502" w:rsidRPr="00EF6A48" w:rsidRDefault="005C5502" w:rsidP="00B85718">
      <w:pPr>
        <w:pStyle w:val="ListParagraph"/>
        <w:numPr>
          <w:ilvl w:val="0"/>
          <w:numId w:val="161"/>
        </w:numPr>
        <w:rPr>
          <w:rFonts w:cs="Consolas"/>
        </w:rPr>
      </w:pPr>
      <w:r w:rsidRPr="00EF6A48">
        <w:rPr>
          <w:rFonts w:cs="Consolas"/>
        </w:rPr>
        <w:t xml:space="preserve">Select Write. A directory of saved items will appear. Select the file you saved earlier named </w:t>
      </w:r>
      <w:r w:rsidRPr="00BF5BB9">
        <w:rPr>
          <w:rFonts w:cs="Consolas"/>
          <w:bCs/>
          <w:color w:val="ED7D31" w:themeColor="accent2"/>
        </w:rPr>
        <w:t>NFC</w:t>
      </w:r>
      <w:r w:rsidRPr="00EF6A48">
        <w:rPr>
          <w:rFonts w:cs="Consolas"/>
        </w:rPr>
        <w:t>.</w:t>
      </w:r>
    </w:p>
    <w:p w14:paraId="64A818D0" w14:textId="3496C6F4" w:rsidR="004C463D" w:rsidRPr="00EF6A48" w:rsidRDefault="004C463D" w:rsidP="00B85718">
      <w:pPr>
        <w:pStyle w:val="ListParagraph"/>
        <w:numPr>
          <w:ilvl w:val="0"/>
          <w:numId w:val="161"/>
        </w:numPr>
        <w:rPr>
          <w:rFonts w:cs="Consolas"/>
        </w:rPr>
      </w:pPr>
      <w:r w:rsidRPr="00EF6A48">
        <w:rPr>
          <w:rFonts w:cs="Consolas"/>
        </w:rPr>
        <w:t xml:space="preserve">You will receive a “Risky operation” message on the Flipper Zero. Select </w:t>
      </w:r>
      <w:r w:rsidRPr="00BF5BB9">
        <w:rPr>
          <w:rFonts w:cs="Consolas"/>
          <w:bCs/>
          <w:color w:val="ED7D31" w:themeColor="accent2"/>
        </w:rPr>
        <w:t>Continue</w:t>
      </w:r>
      <w:r w:rsidRPr="00EF6A48">
        <w:rPr>
          <w:rFonts w:cs="Consolas"/>
        </w:rPr>
        <w:t>.</w:t>
      </w:r>
    </w:p>
    <w:p w14:paraId="3B36FB1D" w14:textId="549D1B73" w:rsidR="00B57A75" w:rsidRPr="00EF6A48" w:rsidRDefault="00B57A75" w:rsidP="00B85718">
      <w:pPr>
        <w:pStyle w:val="ListParagraph"/>
        <w:numPr>
          <w:ilvl w:val="0"/>
          <w:numId w:val="161"/>
        </w:numPr>
        <w:rPr>
          <w:rFonts w:cs="Consolas"/>
        </w:rPr>
      </w:pPr>
      <w:r w:rsidRPr="00EF6A48">
        <w:rPr>
          <w:rFonts w:cs="Consolas"/>
        </w:rPr>
        <w:t>Once the info has been written, you will receive a “Success” message.</w:t>
      </w:r>
    </w:p>
    <w:p w14:paraId="16719AD5" w14:textId="0F57ED4A" w:rsidR="004C463D" w:rsidRPr="00EF6A48" w:rsidRDefault="00125027" w:rsidP="00B85718">
      <w:pPr>
        <w:pStyle w:val="ListParagraph"/>
        <w:numPr>
          <w:ilvl w:val="0"/>
          <w:numId w:val="161"/>
        </w:numPr>
        <w:rPr>
          <w:rFonts w:cs="Consolas"/>
        </w:rPr>
      </w:pPr>
      <w:r w:rsidRPr="00EF6A48">
        <w:rPr>
          <w:rFonts w:cs="Consolas"/>
        </w:rPr>
        <w:t>Test your MIFARE 1K device on the NFC reader.</w:t>
      </w:r>
    </w:p>
    <w:p w14:paraId="75A5B7E5" w14:textId="4AD2C3F7" w:rsidR="00394ADB" w:rsidRPr="00983351" w:rsidRDefault="00394ADB" w:rsidP="00983351">
      <w:pPr>
        <w:rPr>
          <w:rFonts w:cs="Consolas"/>
          <w:color w:val="C00000"/>
          <w:vertAlign w:val="subscript"/>
        </w:rPr>
      </w:pPr>
    </w:p>
    <w:sectPr w:rsidR="00394ADB" w:rsidRPr="00983351" w:rsidSect="004925D2">
      <w:footerReference w:type="even" r:id="rId12"/>
      <w:footerReference w:type="default" r:id="rId13"/>
      <w:pgSz w:w="12240" w:h="15840"/>
      <w:pgMar w:top="1440" w:right="1080" w:bottom="1440" w:left="1080" w:header="720" w:footer="720" w:gutter="0"/>
      <w:pgNumType w:fmt="numberInDash" w:start="1" w:chapSep="colon"/>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E92C3" w14:textId="77777777" w:rsidR="004925D2" w:rsidRDefault="004925D2" w:rsidP="005408A0">
      <w:r>
        <w:separator/>
      </w:r>
    </w:p>
  </w:endnote>
  <w:endnote w:type="continuationSeparator" w:id="0">
    <w:p w14:paraId="4F3FC889" w14:textId="77777777" w:rsidR="004925D2" w:rsidRDefault="004925D2" w:rsidP="00540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072060"/>
      <w:docPartObj>
        <w:docPartGallery w:val="Page Numbers (Bottom of Page)"/>
        <w:docPartUnique/>
      </w:docPartObj>
    </w:sdtPr>
    <w:sdtContent>
      <w:p w14:paraId="7E22AA8B" w14:textId="77777777" w:rsidR="005408A0" w:rsidRDefault="005408A0" w:rsidP="002E0B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F5A17E" w14:textId="77777777" w:rsidR="005408A0" w:rsidRDefault="005408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5957696"/>
      <w:docPartObj>
        <w:docPartGallery w:val="Page Numbers (Bottom of Page)"/>
        <w:docPartUnique/>
      </w:docPartObj>
    </w:sdtPr>
    <w:sdtContent>
      <w:p w14:paraId="7F15768A" w14:textId="77777777" w:rsidR="005408A0" w:rsidRDefault="005408A0" w:rsidP="002E0B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75718C2F" w14:textId="18ED4D59" w:rsidR="005408A0" w:rsidRPr="003929C5" w:rsidRDefault="003929C5" w:rsidP="00FA652B">
    <w:pPr>
      <w:pStyle w:val="Footer"/>
      <w:tabs>
        <w:tab w:val="clear" w:pos="4680"/>
        <w:tab w:val="clear" w:pos="9360"/>
        <w:tab w:val="center" w:pos="5040"/>
      </w:tabs>
      <w:rPr>
        <w:sz w:val="20"/>
        <w:szCs w:val="20"/>
      </w:rPr>
    </w:pPr>
    <w:r w:rsidRPr="003929C5">
      <w:rPr>
        <w:sz w:val="20"/>
        <w:szCs w:val="20"/>
      </w:rPr>
      <w:t>WLPC 2024</w:t>
    </w:r>
    <w:r>
      <w:rPr>
        <w:sz w:val="20"/>
        <w:szCs w:val="20"/>
      </w:rPr>
      <w:t xml:space="preserve"> </w:t>
    </w:r>
    <w:r w:rsidR="0044291E" w:rsidRPr="003929C5">
      <w:rPr>
        <w:sz w:val="20"/>
        <w:szCs w:val="20"/>
      </w:rPr>
      <w:t>Flipper Zero Course 1.</w:t>
    </w:r>
    <w:r w:rsidR="00734773">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96AB4" w14:textId="77777777" w:rsidR="004925D2" w:rsidRDefault="004925D2" w:rsidP="005408A0">
      <w:r>
        <w:separator/>
      </w:r>
    </w:p>
  </w:footnote>
  <w:footnote w:type="continuationSeparator" w:id="0">
    <w:p w14:paraId="22942586" w14:textId="77777777" w:rsidR="004925D2" w:rsidRDefault="004925D2" w:rsidP="005408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50CD"/>
    <w:multiLevelType w:val="hybridMultilevel"/>
    <w:tmpl w:val="435A32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C6649"/>
    <w:multiLevelType w:val="multilevel"/>
    <w:tmpl w:val="80DA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F5E3A"/>
    <w:multiLevelType w:val="hybridMultilevel"/>
    <w:tmpl w:val="30AA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AE0814"/>
    <w:multiLevelType w:val="hybridMultilevel"/>
    <w:tmpl w:val="1F8CC2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807D42"/>
    <w:multiLevelType w:val="multilevel"/>
    <w:tmpl w:val="48A8A55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531F6E"/>
    <w:multiLevelType w:val="multilevel"/>
    <w:tmpl w:val="04EE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5C6455"/>
    <w:multiLevelType w:val="hybridMultilevel"/>
    <w:tmpl w:val="1A9A0A2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5844CD8"/>
    <w:multiLevelType w:val="hybridMultilevel"/>
    <w:tmpl w:val="73BA1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901C1A"/>
    <w:multiLevelType w:val="hybridMultilevel"/>
    <w:tmpl w:val="DA4AE368"/>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6230AE2"/>
    <w:multiLevelType w:val="multilevel"/>
    <w:tmpl w:val="B386CE3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E50C0F"/>
    <w:multiLevelType w:val="multilevel"/>
    <w:tmpl w:val="B532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821FF1"/>
    <w:multiLevelType w:val="hybridMultilevel"/>
    <w:tmpl w:val="5BBCBC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9CA4D65"/>
    <w:multiLevelType w:val="hybridMultilevel"/>
    <w:tmpl w:val="D03E76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447311"/>
    <w:multiLevelType w:val="multilevel"/>
    <w:tmpl w:val="245C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D0676"/>
    <w:multiLevelType w:val="hybridMultilevel"/>
    <w:tmpl w:val="F0BC1C0E"/>
    <w:lvl w:ilvl="0" w:tplc="04090019">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F7739A"/>
    <w:multiLevelType w:val="hybridMultilevel"/>
    <w:tmpl w:val="CA4A2AA2"/>
    <w:lvl w:ilvl="0" w:tplc="ECCC0128">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490A97"/>
    <w:multiLevelType w:val="multilevel"/>
    <w:tmpl w:val="241E0BB8"/>
    <w:lvl w:ilvl="0">
      <w:start w:val="1"/>
      <w:numFmt w:val="decimal"/>
      <w:lvlText w:val="%1."/>
      <w:lvlJc w:val="left"/>
      <w:pPr>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314A7D"/>
    <w:multiLevelType w:val="multilevel"/>
    <w:tmpl w:val="E9D8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B46B2"/>
    <w:multiLevelType w:val="multilevel"/>
    <w:tmpl w:val="B2FA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03220D"/>
    <w:multiLevelType w:val="multilevel"/>
    <w:tmpl w:val="EB38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4620D4"/>
    <w:multiLevelType w:val="hybridMultilevel"/>
    <w:tmpl w:val="8736AA1E"/>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5A21BD6"/>
    <w:multiLevelType w:val="hybridMultilevel"/>
    <w:tmpl w:val="53DEF8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C00B8E"/>
    <w:multiLevelType w:val="hybridMultilevel"/>
    <w:tmpl w:val="06DC5E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480885"/>
    <w:multiLevelType w:val="hybridMultilevel"/>
    <w:tmpl w:val="B36A7AA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65B4D40"/>
    <w:multiLevelType w:val="hybridMultilevel"/>
    <w:tmpl w:val="37A0840A"/>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891286E"/>
    <w:multiLevelType w:val="hybridMultilevel"/>
    <w:tmpl w:val="09C6623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8E54D24"/>
    <w:multiLevelType w:val="hybridMultilevel"/>
    <w:tmpl w:val="AD3EAEFE"/>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9273091"/>
    <w:multiLevelType w:val="multilevel"/>
    <w:tmpl w:val="D6BC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D11D4B"/>
    <w:multiLevelType w:val="multilevel"/>
    <w:tmpl w:val="D718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845F1F"/>
    <w:multiLevelType w:val="multilevel"/>
    <w:tmpl w:val="EE280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E026CA"/>
    <w:multiLevelType w:val="hybridMultilevel"/>
    <w:tmpl w:val="AA9CA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7448B6"/>
    <w:multiLevelType w:val="hybridMultilevel"/>
    <w:tmpl w:val="717E4E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CD96A34"/>
    <w:multiLevelType w:val="multilevel"/>
    <w:tmpl w:val="484E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1F665A"/>
    <w:multiLevelType w:val="hybridMultilevel"/>
    <w:tmpl w:val="875432E8"/>
    <w:lvl w:ilvl="0" w:tplc="04090019">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D3403CD"/>
    <w:multiLevelType w:val="multilevel"/>
    <w:tmpl w:val="19820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24037D"/>
    <w:multiLevelType w:val="hybridMultilevel"/>
    <w:tmpl w:val="ACFCB6C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0093435"/>
    <w:multiLevelType w:val="hybridMultilevel"/>
    <w:tmpl w:val="016AAB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0C15086"/>
    <w:multiLevelType w:val="hybridMultilevel"/>
    <w:tmpl w:val="ECB0A3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D94B47"/>
    <w:multiLevelType w:val="hybridMultilevel"/>
    <w:tmpl w:val="016AAB5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214A5CE9"/>
    <w:multiLevelType w:val="hybridMultilevel"/>
    <w:tmpl w:val="DF4ACA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168558D"/>
    <w:multiLevelType w:val="hybridMultilevel"/>
    <w:tmpl w:val="3CB205B0"/>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3145E00"/>
    <w:multiLevelType w:val="hybridMultilevel"/>
    <w:tmpl w:val="E288FF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3413C16"/>
    <w:multiLevelType w:val="hybridMultilevel"/>
    <w:tmpl w:val="BC266EB2"/>
    <w:lvl w:ilvl="0" w:tplc="04090019">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3687F3F"/>
    <w:multiLevelType w:val="multilevel"/>
    <w:tmpl w:val="11F4FC1C"/>
    <w:lvl w:ilvl="0">
      <w:start w:val="1"/>
      <w:numFmt w:val="lowerLetter"/>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4132787"/>
    <w:multiLevelType w:val="hybridMultilevel"/>
    <w:tmpl w:val="3C52A8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4730EC9"/>
    <w:multiLevelType w:val="multilevel"/>
    <w:tmpl w:val="CF3CB402"/>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B26329"/>
    <w:multiLevelType w:val="hybridMultilevel"/>
    <w:tmpl w:val="BA50FD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61A7962"/>
    <w:multiLevelType w:val="hybridMultilevel"/>
    <w:tmpl w:val="649071F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64569C4"/>
    <w:multiLevelType w:val="hybridMultilevel"/>
    <w:tmpl w:val="357E7F20"/>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7B465B7"/>
    <w:multiLevelType w:val="multilevel"/>
    <w:tmpl w:val="DD14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A4AA3"/>
    <w:multiLevelType w:val="multilevel"/>
    <w:tmpl w:val="1970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7244E9"/>
    <w:multiLevelType w:val="hybridMultilevel"/>
    <w:tmpl w:val="20FE28C0"/>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AB932F1"/>
    <w:multiLevelType w:val="hybridMultilevel"/>
    <w:tmpl w:val="2438F0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EA1A07"/>
    <w:multiLevelType w:val="hybridMultilevel"/>
    <w:tmpl w:val="00C602A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2C142ECF"/>
    <w:multiLevelType w:val="multilevel"/>
    <w:tmpl w:val="12AA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4D44B2"/>
    <w:multiLevelType w:val="hybridMultilevel"/>
    <w:tmpl w:val="5764F6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757433"/>
    <w:multiLevelType w:val="hybridMultilevel"/>
    <w:tmpl w:val="318C20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9A0DEA"/>
    <w:multiLevelType w:val="hybridMultilevel"/>
    <w:tmpl w:val="F2A428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6979CB"/>
    <w:multiLevelType w:val="multilevel"/>
    <w:tmpl w:val="72C6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0562AB"/>
    <w:multiLevelType w:val="multilevel"/>
    <w:tmpl w:val="219A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5428D8"/>
    <w:multiLevelType w:val="hybridMultilevel"/>
    <w:tmpl w:val="4EE61D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16F2667"/>
    <w:multiLevelType w:val="hybridMultilevel"/>
    <w:tmpl w:val="F2D2F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42D6D5F"/>
    <w:multiLevelType w:val="multilevel"/>
    <w:tmpl w:val="6876F9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34380B62"/>
    <w:multiLevelType w:val="hybridMultilevel"/>
    <w:tmpl w:val="AAE6AE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344F0BC3"/>
    <w:multiLevelType w:val="hybridMultilevel"/>
    <w:tmpl w:val="CD4428A2"/>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351822F5"/>
    <w:multiLevelType w:val="multilevel"/>
    <w:tmpl w:val="E676FB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6E36939"/>
    <w:multiLevelType w:val="multilevel"/>
    <w:tmpl w:val="0EBE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E830EF"/>
    <w:multiLevelType w:val="hybridMultilevel"/>
    <w:tmpl w:val="3EC2F9FE"/>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37FC00F4"/>
    <w:multiLevelType w:val="multilevel"/>
    <w:tmpl w:val="7B4A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117CC9"/>
    <w:multiLevelType w:val="multilevel"/>
    <w:tmpl w:val="0418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6730D3"/>
    <w:multiLevelType w:val="hybridMultilevel"/>
    <w:tmpl w:val="B1966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B2A0131"/>
    <w:multiLevelType w:val="hybridMultilevel"/>
    <w:tmpl w:val="E0386A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B474487"/>
    <w:multiLevelType w:val="multilevel"/>
    <w:tmpl w:val="673CF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C59625E"/>
    <w:multiLevelType w:val="hybridMultilevel"/>
    <w:tmpl w:val="8C82D1CA"/>
    <w:lvl w:ilvl="0" w:tplc="B4C8DF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C677A91"/>
    <w:multiLevelType w:val="hybridMultilevel"/>
    <w:tmpl w:val="E6C2310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3E0E56F6"/>
    <w:multiLevelType w:val="multilevel"/>
    <w:tmpl w:val="D8F2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E1026D3"/>
    <w:multiLevelType w:val="multilevel"/>
    <w:tmpl w:val="9D6CE58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EE225DB"/>
    <w:multiLevelType w:val="hybridMultilevel"/>
    <w:tmpl w:val="5030B97E"/>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3F7C3FDE"/>
    <w:multiLevelType w:val="hybridMultilevel"/>
    <w:tmpl w:val="81564C7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42031DB2"/>
    <w:multiLevelType w:val="multilevel"/>
    <w:tmpl w:val="C18E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2E763F"/>
    <w:multiLevelType w:val="hybridMultilevel"/>
    <w:tmpl w:val="5D980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4082AB0"/>
    <w:multiLevelType w:val="hybridMultilevel"/>
    <w:tmpl w:val="AD6461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43A3328"/>
    <w:multiLevelType w:val="multilevel"/>
    <w:tmpl w:val="8D1C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B32400"/>
    <w:multiLevelType w:val="multilevel"/>
    <w:tmpl w:val="959C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8A4FDA"/>
    <w:multiLevelType w:val="hybridMultilevel"/>
    <w:tmpl w:val="B454880A"/>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48D55A6B"/>
    <w:multiLevelType w:val="hybridMultilevel"/>
    <w:tmpl w:val="2486A8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8FA5582"/>
    <w:multiLevelType w:val="hybridMultilevel"/>
    <w:tmpl w:val="6EBEF5B0"/>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92B2F35"/>
    <w:multiLevelType w:val="multilevel"/>
    <w:tmpl w:val="600C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C664EB"/>
    <w:multiLevelType w:val="hybridMultilevel"/>
    <w:tmpl w:val="98B273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B720692"/>
    <w:multiLevelType w:val="hybridMultilevel"/>
    <w:tmpl w:val="F3405DCA"/>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4B91492C"/>
    <w:multiLevelType w:val="hybridMultilevel"/>
    <w:tmpl w:val="A58A3A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BDC6AC3"/>
    <w:multiLevelType w:val="hybridMultilevel"/>
    <w:tmpl w:val="28D600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BF120BE"/>
    <w:multiLevelType w:val="hybridMultilevel"/>
    <w:tmpl w:val="88129A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C2F6ADD"/>
    <w:multiLevelType w:val="hybridMultilevel"/>
    <w:tmpl w:val="C8CEFE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CF3576D"/>
    <w:multiLevelType w:val="multilevel"/>
    <w:tmpl w:val="5104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D3C2B5C"/>
    <w:multiLevelType w:val="hybridMultilevel"/>
    <w:tmpl w:val="4B7EB4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D3C48D9"/>
    <w:multiLevelType w:val="hybridMultilevel"/>
    <w:tmpl w:val="0060E1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D8A7480"/>
    <w:multiLevelType w:val="hybridMultilevel"/>
    <w:tmpl w:val="622A6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DDF2B66"/>
    <w:multiLevelType w:val="hybridMultilevel"/>
    <w:tmpl w:val="37D435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0231130"/>
    <w:multiLevelType w:val="multilevel"/>
    <w:tmpl w:val="A410A3B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0C02DD5"/>
    <w:multiLevelType w:val="multilevel"/>
    <w:tmpl w:val="FA6C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45F1321"/>
    <w:multiLevelType w:val="hybridMultilevel"/>
    <w:tmpl w:val="2EDAC6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4742F1A"/>
    <w:multiLevelType w:val="hybridMultilevel"/>
    <w:tmpl w:val="9F5C3B72"/>
    <w:lvl w:ilvl="0" w:tplc="04090019">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54A87F78"/>
    <w:multiLevelType w:val="multilevel"/>
    <w:tmpl w:val="C85E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4C6075B"/>
    <w:multiLevelType w:val="hybridMultilevel"/>
    <w:tmpl w:val="5AC831FE"/>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558E6623"/>
    <w:multiLevelType w:val="multilevel"/>
    <w:tmpl w:val="2A4E6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703532C"/>
    <w:multiLevelType w:val="hybridMultilevel"/>
    <w:tmpl w:val="1F404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8353375"/>
    <w:multiLevelType w:val="multilevel"/>
    <w:tmpl w:val="9B24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87722F4"/>
    <w:multiLevelType w:val="hybridMultilevel"/>
    <w:tmpl w:val="262A73F8"/>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5AA65A52"/>
    <w:multiLevelType w:val="multilevel"/>
    <w:tmpl w:val="9A68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B5F2351"/>
    <w:multiLevelType w:val="hybridMultilevel"/>
    <w:tmpl w:val="F52EB07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5BCF4F58"/>
    <w:multiLevelType w:val="multilevel"/>
    <w:tmpl w:val="4614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D9A1504"/>
    <w:multiLevelType w:val="hybridMultilevel"/>
    <w:tmpl w:val="A1388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E442F87"/>
    <w:multiLevelType w:val="hybridMultilevel"/>
    <w:tmpl w:val="358CBD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EC91123"/>
    <w:multiLevelType w:val="multilevel"/>
    <w:tmpl w:val="31747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F40229"/>
    <w:multiLevelType w:val="hybridMultilevel"/>
    <w:tmpl w:val="F9B644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0457C9D"/>
    <w:multiLevelType w:val="hybridMultilevel"/>
    <w:tmpl w:val="C5840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1844474"/>
    <w:multiLevelType w:val="multilevel"/>
    <w:tmpl w:val="9942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2314F4E"/>
    <w:multiLevelType w:val="multilevel"/>
    <w:tmpl w:val="E8E2B820"/>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25B1310"/>
    <w:multiLevelType w:val="hybridMultilevel"/>
    <w:tmpl w:val="A5066C0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63C53831"/>
    <w:multiLevelType w:val="multilevel"/>
    <w:tmpl w:val="EDD8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44630D8"/>
    <w:multiLevelType w:val="hybridMultilevel"/>
    <w:tmpl w:val="2152A0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4944674"/>
    <w:multiLevelType w:val="multilevel"/>
    <w:tmpl w:val="3EDC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49E5C5B"/>
    <w:multiLevelType w:val="hybridMultilevel"/>
    <w:tmpl w:val="016AAB5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64C1110F"/>
    <w:multiLevelType w:val="hybridMultilevel"/>
    <w:tmpl w:val="1DA6DA10"/>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6736431D"/>
    <w:multiLevelType w:val="multilevel"/>
    <w:tmpl w:val="5BA435A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8A003CC"/>
    <w:multiLevelType w:val="hybridMultilevel"/>
    <w:tmpl w:val="D026F1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9EE0F6F"/>
    <w:multiLevelType w:val="multilevel"/>
    <w:tmpl w:val="7712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A04570B"/>
    <w:multiLevelType w:val="hybridMultilevel"/>
    <w:tmpl w:val="D138108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6B001F72"/>
    <w:multiLevelType w:val="hybridMultilevel"/>
    <w:tmpl w:val="3A6250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C804C19"/>
    <w:multiLevelType w:val="hybridMultilevel"/>
    <w:tmpl w:val="5D4233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6C827E25"/>
    <w:multiLevelType w:val="hybridMultilevel"/>
    <w:tmpl w:val="42BE03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CFF4973"/>
    <w:multiLevelType w:val="hybridMultilevel"/>
    <w:tmpl w:val="F2CC147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6DC1498D"/>
    <w:multiLevelType w:val="hybridMultilevel"/>
    <w:tmpl w:val="135AC8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6E8D53E1"/>
    <w:multiLevelType w:val="multilevel"/>
    <w:tmpl w:val="4070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F3477D6"/>
    <w:multiLevelType w:val="hybridMultilevel"/>
    <w:tmpl w:val="2BA0084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727E1443"/>
    <w:multiLevelType w:val="hybridMultilevel"/>
    <w:tmpl w:val="0DA6E3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3E723E2"/>
    <w:multiLevelType w:val="multilevel"/>
    <w:tmpl w:val="972888B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8" w15:restartNumberingAfterBreak="0">
    <w:nsid w:val="74DB54EF"/>
    <w:multiLevelType w:val="multilevel"/>
    <w:tmpl w:val="4476BD8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5935F4D"/>
    <w:multiLevelType w:val="hybridMultilevel"/>
    <w:tmpl w:val="FE080380"/>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6061E1B"/>
    <w:multiLevelType w:val="multilevel"/>
    <w:tmpl w:val="317C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61B3B31"/>
    <w:multiLevelType w:val="hybridMultilevel"/>
    <w:tmpl w:val="E92E4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6695FB9"/>
    <w:multiLevelType w:val="multilevel"/>
    <w:tmpl w:val="12209B32"/>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7DB6A59"/>
    <w:multiLevelType w:val="hybridMultilevel"/>
    <w:tmpl w:val="36B406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8D96200"/>
    <w:multiLevelType w:val="multilevel"/>
    <w:tmpl w:val="E33E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8E12C90"/>
    <w:multiLevelType w:val="multilevel"/>
    <w:tmpl w:val="8FCE5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B8C0714"/>
    <w:multiLevelType w:val="multilevel"/>
    <w:tmpl w:val="82B03458"/>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C8426BC"/>
    <w:multiLevelType w:val="hybridMultilevel"/>
    <w:tmpl w:val="65A615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C9E0B76"/>
    <w:multiLevelType w:val="hybridMultilevel"/>
    <w:tmpl w:val="9BC0BE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CA80FF3"/>
    <w:multiLevelType w:val="multilevel"/>
    <w:tmpl w:val="290E8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D851886"/>
    <w:multiLevelType w:val="multilevel"/>
    <w:tmpl w:val="269A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E8A4DD6"/>
    <w:multiLevelType w:val="multilevel"/>
    <w:tmpl w:val="7EBA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F787598"/>
    <w:multiLevelType w:val="multilevel"/>
    <w:tmpl w:val="132E5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F98483F"/>
    <w:multiLevelType w:val="multilevel"/>
    <w:tmpl w:val="CC80CE04"/>
    <w:lvl w:ilvl="0">
      <w:start w:val="1"/>
      <w:numFmt w:val="lowerLetter"/>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3185291">
    <w:abstractNumId w:val="29"/>
  </w:num>
  <w:num w:numId="2" w16cid:durableId="170292673">
    <w:abstractNumId w:val="5"/>
  </w:num>
  <w:num w:numId="3" w16cid:durableId="578633207">
    <w:abstractNumId w:val="94"/>
  </w:num>
  <w:num w:numId="4" w16cid:durableId="834154210">
    <w:abstractNumId w:val="151"/>
  </w:num>
  <w:num w:numId="5" w16cid:durableId="5986788">
    <w:abstractNumId w:val="117"/>
  </w:num>
  <w:num w:numId="6" w16cid:durableId="1897885701">
    <w:abstractNumId w:val="75"/>
  </w:num>
  <w:num w:numId="7" w16cid:durableId="1767340133">
    <w:abstractNumId w:val="72"/>
  </w:num>
  <w:num w:numId="8" w16cid:durableId="554006930">
    <w:abstractNumId w:val="17"/>
  </w:num>
  <w:num w:numId="9" w16cid:durableId="1872258643">
    <w:abstractNumId w:val="50"/>
  </w:num>
  <w:num w:numId="10" w16cid:durableId="780033111">
    <w:abstractNumId w:val="107"/>
  </w:num>
  <w:num w:numId="11" w16cid:durableId="382144432">
    <w:abstractNumId w:val="66"/>
  </w:num>
  <w:num w:numId="12" w16cid:durableId="2027704255">
    <w:abstractNumId w:val="137"/>
  </w:num>
  <w:num w:numId="13" w16cid:durableId="738789561">
    <w:abstractNumId w:val="137"/>
  </w:num>
  <w:num w:numId="14" w16cid:durableId="1786532544">
    <w:abstractNumId w:val="137"/>
  </w:num>
  <w:num w:numId="15" w16cid:durableId="430056595">
    <w:abstractNumId w:val="137"/>
  </w:num>
  <w:num w:numId="16" w16cid:durableId="1238781616">
    <w:abstractNumId w:val="137"/>
  </w:num>
  <w:num w:numId="17" w16cid:durableId="1905675834">
    <w:abstractNumId w:val="137"/>
  </w:num>
  <w:num w:numId="18" w16cid:durableId="968901585">
    <w:abstractNumId w:val="137"/>
  </w:num>
  <w:num w:numId="19" w16cid:durableId="207762226">
    <w:abstractNumId w:val="137"/>
  </w:num>
  <w:num w:numId="20" w16cid:durableId="9072276">
    <w:abstractNumId w:val="137"/>
  </w:num>
  <w:num w:numId="21" w16cid:durableId="1998726626">
    <w:abstractNumId w:val="109"/>
  </w:num>
  <w:num w:numId="22" w16cid:durableId="1519851796">
    <w:abstractNumId w:val="19"/>
  </w:num>
  <w:num w:numId="23" w16cid:durableId="1591084484">
    <w:abstractNumId w:val="69"/>
  </w:num>
  <w:num w:numId="24" w16cid:durableId="540168275">
    <w:abstractNumId w:val="122"/>
  </w:num>
  <w:num w:numId="25" w16cid:durableId="399325233">
    <w:abstractNumId w:val="83"/>
  </w:num>
  <w:num w:numId="26" w16cid:durableId="90898507">
    <w:abstractNumId w:val="150"/>
  </w:num>
  <w:num w:numId="27" w16cid:durableId="776828383">
    <w:abstractNumId w:val="120"/>
  </w:num>
  <w:num w:numId="28" w16cid:durableId="251863203">
    <w:abstractNumId w:val="58"/>
  </w:num>
  <w:num w:numId="29" w16cid:durableId="2119173890">
    <w:abstractNumId w:val="100"/>
  </w:num>
  <w:num w:numId="30" w16cid:durableId="2097626319">
    <w:abstractNumId w:val="1"/>
  </w:num>
  <w:num w:numId="31" w16cid:durableId="1809279154">
    <w:abstractNumId w:val="27"/>
  </w:num>
  <w:num w:numId="32" w16cid:durableId="110055646">
    <w:abstractNumId w:val="62"/>
  </w:num>
  <w:num w:numId="33" w16cid:durableId="2059816773">
    <w:abstractNumId w:val="32"/>
  </w:num>
  <w:num w:numId="34" w16cid:durableId="1771655638">
    <w:abstractNumId w:val="82"/>
  </w:num>
  <w:num w:numId="35" w16cid:durableId="5249682">
    <w:abstractNumId w:val="105"/>
  </w:num>
  <w:num w:numId="36" w16cid:durableId="160782259">
    <w:abstractNumId w:val="4"/>
  </w:num>
  <w:num w:numId="37" w16cid:durableId="886842619">
    <w:abstractNumId w:val="4"/>
    <w:lvlOverride w:ilvl="0">
      <w:lvl w:ilvl="0">
        <w:numFmt w:val="decimal"/>
        <w:lvlText w:val="%1."/>
        <w:lvlJc w:val="left"/>
      </w:lvl>
    </w:lvlOverride>
  </w:num>
  <w:num w:numId="38" w16cid:durableId="1130442495">
    <w:abstractNumId w:val="4"/>
    <w:lvlOverride w:ilvl="0">
      <w:lvl w:ilvl="0">
        <w:numFmt w:val="decimal"/>
        <w:lvlText w:val="%1."/>
        <w:lvlJc w:val="left"/>
      </w:lvl>
    </w:lvlOverride>
  </w:num>
  <w:num w:numId="39" w16cid:durableId="1321613033">
    <w:abstractNumId w:val="10"/>
  </w:num>
  <w:num w:numId="40" w16cid:durableId="1672902246">
    <w:abstractNumId w:val="87"/>
  </w:num>
  <w:num w:numId="41" w16cid:durableId="1519923429">
    <w:abstractNumId w:val="13"/>
  </w:num>
  <w:num w:numId="42" w16cid:durableId="1318145972">
    <w:abstractNumId w:val="149"/>
  </w:num>
  <w:num w:numId="43" w16cid:durableId="240796332">
    <w:abstractNumId w:val="144"/>
  </w:num>
  <w:num w:numId="44" w16cid:durableId="1926764990">
    <w:abstractNumId w:val="140"/>
  </w:num>
  <w:num w:numId="45" w16cid:durableId="1928802999">
    <w:abstractNumId w:val="68"/>
  </w:num>
  <w:num w:numId="46" w16cid:durableId="2145459587">
    <w:abstractNumId w:val="79"/>
  </w:num>
  <w:num w:numId="47" w16cid:durableId="820001613">
    <w:abstractNumId w:val="134"/>
  </w:num>
  <w:num w:numId="48" w16cid:durableId="850609180">
    <w:abstractNumId w:val="54"/>
  </w:num>
  <w:num w:numId="49" w16cid:durableId="391928226">
    <w:abstractNumId w:val="28"/>
  </w:num>
  <w:num w:numId="50" w16cid:durableId="1490052877">
    <w:abstractNumId w:val="111"/>
  </w:num>
  <w:num w:numId="51" w16cid:durableId="1816558824">
    <w:abstractNumId w:val="49"/>
  </w:num>
  <w:num w:numId="52" w16cid:durableId="116340994">
    <w:abstractNumId w:val="34"/>
  </w:num>
  <w:num w:numId="53" w16cid:durableId="967008708">
    <w:abstractNumId w:val="59"/>
  </w:num>
  <w:num w:numId="54" w16cid:durableId="1431463845">
    <w:abstractNumId w:val="103"/>
  </w:num>
  <w:num w:numId="55" w16cid:durableId="1583370805">
    <w:abstractNumId w:val="127"/>
  </w:num>
  <w:num w:numId="56" w16cid:durableId="1537153886">
    <w:abstractNumId w:val="145"/>
  </w:num>
  <w:num w:numId="57" w16cid:durableId="1817841155">
    <w:abstractNumId w:val="18"/>
  </w:num>
  <w:num w:numId="58" w16cid:durableId="1337416382">
    <w:abstractNumId w:val="65"/>
  </w:num>
  <w:num w:numId="59" w16cid:durableId="547759555">
    <w:abstractNumId w:val="9"/>
  </w:num>
  <w:num w:numId="60" w16cid:durableId="777024685">
    <w:abstractNumId w:val="118"/>
  </w:num>
  <w:num w:numId="61" w16cid:durableId="2064671070">
    <w:abstractNumId w:val="125"/>
  </w:num>
  <w:num w:numId="62" w16cid:durableId="7576">
    <w:abstractNumId w:val="16"/>
  </w:num>
  <w:num w:numId="63" w16cid:durableId="647563067">
    <w:abstractNumId w:val="138"/>
  </w:num>
  <w:num w:numId="64" w16cid:durableId="1477718671">
    <w:abstractNumId w:val="45"/>
  </w:num>
  <w:num w:numId="65" w16cid:durableId="888882048">
    <w:abstractNumId w:val="146"/>
  </w:num>
  <w:num w:numId="66" w16cid:durableId="132993276">
    <w:abstractNumId w:val="142"/>
  </w:num>
  <w:num w:numId="67" w16cid:durableId="1620258437">
    <w:abstractNumId w:val="106"/>
  </w:num>
  <w:num w:numId="68" w16cid:durableId="799806299">
    <w:abstractNumId w:val="73"/>
  </w:num>
  <w:num w:numId="69" w16cid:durableId="1516070906">
    <w:abstractNumId w:val="61"/>
  </w:num>
  <w:num w:numId="70" w16cid:durableId="1497263428">
    <w:abstractNumId w:val="7"/>
  </w:num>
  <w:num w:numId="71" w16cid:durableId="1533223134">
    <w:abstractNumId w:val="15"/>
  </w:num>
  <w:num w:numId="72" w16cid:durableId="77600577">
    <w:abstractNumId w:val="99"/>
  </w:num>
  <w:num w:numId="73" w16cid:durableId="638460312">
    <w:abstractNumId w:val="2"/>
  </w:num>
  <w:num w:numId="74" w16cid:durableId="1695417256">
    <w:abstractNumId w:val="116"/>
  </w:num>
  <w:num w:numId="75" w16cid:durableId="1057240068">
    <w:abstractNumId w:val="97"/>
  </w:num>
  <w:num w:numId="76" w16cid:durableId="458308229">
    <w:abstractNumId w:val="90"/>
  </w:num>
  <w:num w:numId="77" w16cid:durableId="1019044062">
    <w:abstractNumId w:val="113"/>
  </w:num>
  <w:num w:numId="78" w16cid:durableId="957758775">
    <w:abstractNumId w:val="37"/>
  </w:num>
  <w:num w:numId="79" w16cid:durableId="1684546842">
    <w:abstractNumId w:val="43"/>
  </w:num>
  <w:num w:numId="80" w16cid:durableId="1462844739">
    <w:abstractNumId w:val="153"/>
  </w:num>
  <w:num w:numId="81" w16cid:durableId="1493640567">
    <w:abstractNumId w:val="131"/>
  </w:num>
  <w:num w:numId="82" w16cid:durableId="8993960">
    <w:abstractNumId w:val="70"/>
  </w:num>
  <w:num w:numId="83" w16cid:durableId="50813118">
    <w:abstractNumId w:val="80"/>
  </w:num>
  <w:num w:numId="84" w16cid:durableId="1298488187">
    <w:abstractNumId w:val="93"/>
  </w:num>
  <w:num w:numId="85" w16cid:durableId="852915232">
    <w:abstractNumId w:val="88"/>
  </w:num>
  <w:num w:numId="86" w16cid:durableId="1233153050">
    <w:abstractNumId w:val="147"/>
  </w:num>
  <w:num w:numId="87" w16cid:durableId="1454977202">
    <w:abstractNumId w:val="129"/>
  </w:num>
  <w:num w:numId="88" w16cid:durableId="72627754">
    <w:abstractNumId w:val="46"/>
  </w:num>
  <w:num w:numId="89" w16cid:durableId="161356854">
    <w:abstractNumId w:val="136"/>
  </w:num>
  <w:num w:numId="90" w16cid:durableId="1701710587">
    <w:abstractNumId w:val="3"/>
  </w:num>
  <w:num w:numId="91" w16cid:durableId="760687683">
    <w:abstractNumId w:val="95"/>
  </w:num>
  <w:num w:numId="92" w16cid:durableId="778647043">
    <w:abstractNumId w:val="85"/>
  </w:num>
  <w:num w:numId="93" w16cid:durableId="775293594">
    <w:abstractNumId w:val="115"/>
  </w:num>
  <w:num w:numId="94" w16cid:durableId="1611933841">
    <w:abstractNumId w:val="0"/>
  </w:num>
  <w:num w:numId="95" w16cid:durableId="1859807330">
    <w:abstractNumId w:val="71"/>
  </w:num>
  <w:num w:numId="96" w16cid:durableId="2000228319">
    <w:abstractNumId w:val="44"/>
  </w:num>
  <w:num w:numId="97" w16cid:durableId="862011935">
    <w:abstractNumId w:val="121"/>
  </w:num>
  <w:num w:numId="98" w16cid:durableId="412625352">
    <w:abstractNumId w:val="12"/>
  </w:num>
  <w:num w:numId="99" w16cid:durableId="211623468">
    <w:abstractNumId w:val="77"/>
  </w:num>
  <w:num w:numId="100" w16cid:durableId="1291396891">
    <w:abstractNumId w:val="8"/>
  </w:num>
  <w:num w:numId="101" w16cid:durableId="631374115">
    <w:abstractNumId w:val="84"/>
  </w:num>
  <w:num w:numId="102" w16cid:durableId="1526282714">
    <w:abstractNumId w:val="48"/>
  </w:num>
  <w:num w:numId="103" w16cid:durableId="2129468001">
    <w:abstractNumId w:val="67"/>
  </w:num>
  <w:num w:numId="104" w16cid:durableId="1262958499">
    <w:abstractNumId w:val="24"/>
  </w:num>
  <w:num w:numId="105" w16cid:durableId="415328932">
    <w:abstractNumId w:val="23"/>
  </w:num>
  <w:num w:numId="106" w16cid:durableId="750809327">
    <w:abstractNumId w:val="119"/>
  </w:num>
  <w:num w:numId="107" w16cid:durableId="623776715">
    <w:abstractNumId w:val="53"/>
  </w:num>
  <w:num w:numId="108" w16cid:durableId="1343243087">
    <w:abstractNumId w:val="143"/>
  </w:num>
  <w:num w:numId="109" w16cid:durableId="1235048063">
    <w:abstractNumId w:val="39"/>
  </w:num>
  <w:num w:numId="110" w16cid:durableId="4063276">
    <w:abstractNumId w:val="128"/>
  </w:num>
  <w:num w:numId="111" w16cid:durableId="1339774510">
    <w:abstractNumId w:val="42"/>
  </w:num>
  <w:num w:numId="112" w16cid:durableId="610164774">
    <w:abstractNumId w:val="92"/>
  </w:num>
  <w:num w:numId="113" w16cid:durableId="203717343">
    <w:abstractNumId w:val="22"/>
  </w:num>
  <w:num w:numId="114" w16cid:durableId="261881938">
    <w:abstractNumId w:val="148"/>
  </w:num>
  <w:num w:numId="115" w16cid:durableId="2052993265">
    <w:abstractNumId w:val="98"/>
  </w:num>
  <w:num w:numId="116" w16cid:durableId="335965960">
    <w:abstractNumId w:val="76"/>
  </w:num>
  <w:num w:numId="117" w16cid:durableId="851263820">
    <w:abstractNumId w:val="102"/>
  </w:num>
  <w:num w:numId="118" w16cid:durableId="295110325">
    <w:abstractNumId w:val="14"/>
  </w:num>
  <w:num w:numId="119" w16cid:durableId="1349404998">
    <w:abstractNumId w:val="33"/>
  </w:num>
  <w:num w:numId="120" w16cid:durableId="835152017">
    <w:abstractNumId w:val="81"/>
  </w:num>
  <w:num w:numId="121" w16cid:durableId="705908210">
    <w:abstractNumId w:val="21"/>
  </w:num>
  <w:num w:numId="122" w16cid:durableId="1874533257">
    <w:abstractNumId w:val="36"/>
  </w:num>
  <w:num w:numId="123" w16cid:durableId="1425154034">
    <w:abstractNumId w:val="123"/>
  </w:num>
  <w:num w:numId="124" w16cid:durableId="1711374313">
    <w:abstractNumId w:val="132"/>
  </w:num>
  <w:num w:numId="125" w16cid:durableId="402289888">
    <w:abstractNumId w:val="38"/>
  </w:num>
  <w:num w:numId="126" w16cid:durableId="83498295">
    <w:abstractNumId w:val="30"/>
  </w:num>
  <w:num w:numId="127" w16cid:durableId="1307974516">
    <w:abstractNumId w:val="141"/>
  </w:num>
  <w:num w:numId="128" w16cid:durableId="1904875028">
    <w:abstractNumId w:val="47"/>
  </w:num>
  <w:num w:numId="129" w16cid:durableId="639728010">
    <w:abstractNumId w:val="126"/>
  </w:num>
  <w:num w:numId="130" w16cid:durableId="1596286366">
    <w:abstractNumId w:val="55"/>
  </w:num>
  <w:num w:numId="131" w16cid:durableId="2057389172">
    <w:abstractNumId w:val="96"/>
  </w:num>
  <w:num w:numId="132" w16cid:durableId="225574925">
    <w:abstractNumId w:val="130"/>
  </w:num>
  <w:num w:numId="133" w16cid:durableId="1201553118">
    <w:abstractNumId w:val="25"/>
  </w:num>
  <w:num w:numId="134" w16cid:durableId="2133936301">
    <w:abstractNumId w:val="112"/>
  </w:num>
  <w:num w:numId="135" w16cid:durableId="1663507621">
    <w:abstractNumId w:val="41"/>
  </w:num>
  <w:num w:numId="136" w16cid:durableId="1509976678">
    <w:abstractNumId w:val="52"/>
  </w:num>
  <w:num w:numId="137" w16cid:durableId="627511277">
    <w:abstractNumId w:val="63"/>
  </w:num>
  <w:num w:numId="138" w16cid:durableId="496652674">
    <w:abstractNumId w:val="56"/>
  </w:num>
  <w:num w:numId="139" w16cid:durableId="292753996">
    <w:abstractNumId w:val="11"/>
  </w:num>
  <w:num w:numId="140" w16cid:durableId="1692027114">
    <w:abstractNumId w:val="133"/>
  </w:num>
  <w:num w:numId="141" w16cid:durableId="1615207031">
    <w:abstractNumId w:val="6"/>
  </w:num>
  <w:num w:numId="142" w16cid:durableId="181827406">
    <w:abstractNumId w:val="20"/>
  </w:num>
  <w:num w:numId="143" w16cid:durableId="1551530096">
    <w:abstractNumId w:val="78"/>
  </w:num>
  <w:num w:numId="144" w16cid:durableId="518734408">
    <w:abstractNumId w:val="135"/>
  </w:num>
  <w:num w:numId="145" w16cid:durableId="2071877582">
    <w:abstractNumId w:val="60"/>
  </w:num>
  <w:num w:numId="146" w16cid:durableId="1217738882">
    <w:abstractNumId w:val="40"/>
  </w:num>
  <w:num w:numId="147" w16cid:durableId="1534685931">
    <w:abstractNumId w:val="64"/>
  </w:num>
  <w:num w:numId="148" w16cid:durableId="635642455">
    <w:abstractNumId w:val="108"/>
  </w:num>
  <w:num w:numId="149" w16cid:durableId="1647005944">
    <w:abstractNumId w:val="51"/>
  </w:num>
  <w:num w:numId="150" w16cid:durableId="1899778178">
    <w:abstractNumId w:val="35"/>
  </w:num>
  <w:num w:numId="151" w16cid:durableId="492720160">
    <w:abstractNumId w:val="124"/>
  </w:num>
  <w:num w:numId="152" w16cid:durableId="1333754898">
    <w:abstractNumId w:val="139"/>
  </w:num>
  <w:num w:numId="153" w16cid:durableId="1256406244">
    <w:abstractNumId w:val="57"/>
  </w:num>
  <w:num w:numId="154" w16cid:durableId="1930388108">
    <w:abstractNumId w:val="101"/>
  </w:num>
  <w:num w:numId="155" w16cid:durableId="1396202111">
    <w:abstractNumId w:val="74"/>
  </w:num>
  <w:num w:numId="156" w16cid:durableId="1862670034">
    <w:abstractNumId w:val="104"/>
  </w:num>
  <w:num w:numId="157" w16cid:durableId="235866004">
    <w:abstractNumId w:val="110"/>
  </w:num>
  <w:num w:numId="158" w16cid:durableId="760561625">
    <w:abstractNumId w:val="86"/>
  </w:num>
  <w:num w:numId="159" w16cid:durableId="1084843634">
    <w:abstractNumId w:val="89"/>
  </w:num>
  <w:num w:numId="160" w16cid:durableId="352876060">
    <w:abstractNumId w:val="26"/>
  </w:num>
  <w:num w:numId="161" w16cid:durableId="1630092098">
    <w:abstractNumId w:val="31"/>
  </w:num>
  <w:num w:numId="162" w16cid:durableId="1391491478">
    <w:abstractNumId w:val="91"/>
  </w:num>
  <w:num w:numId="163" w16cid:durableId="435097560">
    <w:abstractNumId w:val="114"/>
  </w:num>
  <w:num w:numId="164" w16cid:durableId="97794067">
    <w:abstractNumId w:val="152"/>
  </w:num>
  <w:num w:numId="165" w16cid:durableId="466583326">
    <w:abstractNumId w:val="15"/>
  </w:num>
  <w:num w:numId="166" w16cid:durableId="984622805">
    <w:abstractNumId w:val="15"/>
  </w:num>
  <w:numIdMacAtCleanup w:val="16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son Beshara">
    <w15:presenceInfo w15:providerId="None" w15:userId="Jason Beshara"/>
  </w15:person>
  <w15:person w15:author="WLANPros Assets">
    <w15:presenceInfo w15:providerId="Windows Live" w15:userId="53a424ded2261f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ADB"/>
    <w:rsid w:val="000002C7"/>
    <w:rsid w:val="00000430"/>
    <w:rsid w:val="000213B6"/>
    <w:rsid w:val="00025F66"/>
    <w:rsid w:val="0004599C"/>
    <w:rsid w:val="00046C2A"/>
    <w:rsid w:val="000517F2"/>
    <w:rsid w:val="00063720"/>
    <w:rsid w:val="00077BC6"/>
    <w:rsid w:val="000861C5"/>
    <w:rsid w:val="0008671C"/>
    <w:rsid w:val="00097228"/>
    <w:rsid w:val="000A10F9"/>
    <w:rsid w:val="000A4DFC"/>
    <w:rsid w:val="000C0394"/>
    <w:rsid w:val="000C22A7"/>
    <w:rsid w:val="000E045B"/>
    <w:rsid w:val="000E3272"/>
    <w:rsid w:val="001175D2"/>
    <w:rsid w:val="001214E6"/>
    <w:rsid w:val="00125027"/>
    <w:rsid w:val="0014659F"/>
    <w:rsid w:val="00154E7A"/>
    <w:rsid w:val="00163738"/>
    <w:rsid w:val="0016669F"/>
    <w:rsid w:val="00174651"/>
    <w:rsid w:val="00194A1A"/>
    <w:rsid w:val="00195473"/>
    <w:rsid w:val="001B4398"/>
    <w:rsid w:val="001B48BF"/>
    <w:rsid w:val="001B6E49"/>
    <w:rsid w:val="001C5E8B"/>
    <w:rsid w:val="001E0DA9"/>
    <w:rsid w:val="00200369"/>
    <w:rsid w:val="002240D0"/>
    <w:rsid w:val="002577DC"/>
    <w:rsid w:val="00263E81"/>
    <w:rsid w:val="0026611F"/>
    <w:rsid w:val="002666C9"/>
    <w:rsid w:val="00280320"/>
    <w:rsid w:val="00282D8C"/>
    <w:rsid w:val="00283473"/>
    <w:rsid w:val="002A67FD"/>
    <w:rsid w:val="002C7111"/>
    <w:rsid w:val="002D224D"/>
    <w:rsid w:val="002D3C57"/>
    <w:rsid w:val="002E0B35"/>
    <w:rsid w:val="002F184D"/>
    <w:rsid w:val="003138E6"/>
    <w:rsid w:val="0031648E"/>
    <w:rsid w:val="0031790A"/>
    <w:rsid w:val="00343430"/>
    <w:rsid w:val="003708BC"/>
    <w:rsid w:val="003856E3"/>
    <w:rsid w:val="00386D39"/>
    <w:rsid w:val="003929C5"/>
    <w:rsid w:val="00393A6B"/>
    <w:rsid w:val="00394ADB"/>
    <w:rsid w:val="003A01D7"/>
    <w:rsid w:val="003B05FD"/>
    <w:rsid w:val="003B2A84"/>
    <w:rsid w:val="003B3CFE"/>
    <w:rsid w:val="003B4022"/>
    <w:rsid w:val="003B5516"/>
    <w:rsid w:val="003C0862"/>
    <w:rsid w:val="003C5D00"/>
    <w:rsid w:val="003D23A3"/>
    <w:rsid w:val="003D580B"/>
    <w:rsid w:val="003F329C"/>
    <w:rsid w:val="003F3654"/>
    <w:rsid w:val="003F3825"/>
    <w:rsid w:val="00405011"/>
    <w:rsid w:val="00422B24"/>
    <w:rsid w:val="00427A70"/>
    <w:rsid w:val="0044291E"/>
    <w:rsid w:val="00443852"/>
    <w:rsid w:val="00450389"/>
    <w:rsid w:val="00452B75"/>
    <w:rsid w:val="004570AE"/>
    <w:rsid w:val="004613EA"/>
    <w:rsid w:val="004654F6"/>
    <w:rsid w:val="00465CB4"/>
    <w:rsid w:val="00484A88"/>
    <w:rsid w:val="004925D2"/>
    <w:rsid w:val="004B187E"/>
    <w:rsid w:val="004C463D"/>
    <w:rsid w:val="004D3BD0"/>
    <w:rsid w:val="004D730D"/>
    <w:rsid w:val="004E684D"/>
    <w:rsid w:val="00502D0F"/>
    <w:rsid w:val="00506001"/>
    <w:rsid w:val="00517497"/>
    <w:rsid w:val="0052126A"/>
    <w:rsid w:val="00534426"/>
    <w:rsid w:val="005408A0"/>
    <w:rsid w:val="00540F6D"/>
    <w:rsid w:val="0054209D"/>
    <w:rsid w:val="00544922"/>
    <w:rsid w:val="0055154D"/>
    <w:rsid w:val="0057080F"/>
    <w:rsid w:val="00587037"/>
    <w:rsid w:val="00587A07"/>
    <w:rsid w:val="005B28B5"/>
    <w:rsid w:val="005C5502"/>
    <w:rsid w:val="005C5B60"/>
    <w:rsid w:val="005C7A47"/>
    <w:rsid w:val="005D0CB7"/>
    <w:rsid w:val="005D4421"/>
    <w:rsid w:val="005F7AD4"/>
    <w:rsid w:val="00605669"/>
    <w:rsid w:val="00605FCC"/>
    <w:rsid w:val="0061397A"/>
    <w:rsid w:val="0063044C"/>
    <w:rsid w:val="00631369"/>
    <w:rsid w:val="00636A9D"/>
    <w:rsid w:val="00640ADE"/>
    <w:rsid w:val="006722F8"/>
    <w:rsid w:val="00692415"/>
    <w:rsid w:val="006A7668"/>
    <w:rsid w:val="006D2509"/>
    <w:rsid w:val="006D3097"/>
    <w:rsid w:val="00724CF6"/>
    <w:rsid w:val="007253A1"/>
    <w:rsid w:val="0072657F"/>
    <w:rsid w:val="00734773"/>
    <w:rsid w:val="00737151"/>
    <w:rsid w:val="007569C6"/>
    <w:rsid w:val="00776076"/>
    <w:rsid w:val="00776ED1"/>
    <w:rsid w:val="00783635"/>
    <w:rsid w:val="00784CC9"/>
    <w:rsid w:val="00785C2F"/>
    <w:rsid w:val="00790F7A"/>
    <w:rsid w:val="00797E68"/>
    <w:rsid w:val="007A118C"/>
    <w:rsid w:val="007B2785"/>
    <w:rsid w:val="007B5A3B"/>
    <w:rsid w:val="007C11DF"/>
    <w:rsid w:val="007D1F2D"/>
    <w:rsid w:val="007D397A"/>
    <w:rsid w:val="007D720E"/>
    <w:rsid w:val="007F4877"/>
    <w:rsid w:val="00806AC9"/>
    <w:rsid w:val="00810327"/>
    <w:rsid w:val="00817BDB"/>
    <w:rsid w:val="0082100D"/>
    <w:rsid w:val="008221DA"/>
    <w:rsid w:val="00832BC8"/>
    <w:rsid w:val="00835293"/>
    <w:rsid w:val="00836410"/>
    <w:rsid w:val="00846391"/>
    <w:rsid w:val="00855B03"/>
    <w:rsid w:val="00881634"/>
    <w:rsid w:val="00892D42"/>
    <w:rsid w:val="008930FF"/>
    <w:rsid w:val="008A1A29"/>
    <w:rsid w:val="008B3FAA"/>
    <w:rsid w:val="008C6D76"/>
    <w:rsid w:val="008D580E"/>
    <w:rsid w:val="008F1ADC"/>
    <w:rsid w:val="008F798E"/>
    <w:rsid w:val="00922B72"/>
    <w:rsid w:val="009424A9"/>
    <w:rsid w:val="0095798B"/>
    <w:rsid w:val="00957E2E"/>
    <w:rsid w:val="00973BA7"/>
    <w:rsid w:val="009805F8"/>
    <w:rsid w:val="0098122C"/>
    <w:rsid w:val="00983351"/>
    <w:rsid w:val="00995CEF"/>
    <w:rsid w:val="009A5C54"/>
    <w:rsid w:val="009B417C"/>
    <w:rsid w:val="009D46AD"/>
    <w:rsid w:val="009E4FFD"/>
    <w:rsid w:val="009E7DBA"/>
    <w:rsid w:val="00A011B3"/>
    <w:rsid w:val="00A054F8"/>
    <w:rsid w:val="00A3386C"/>
    <w:rsid w:val="00A3410E"/>
    <w:rsid w:val="00A426F8"/>
    <w:rsid w:val="00A46EE2"/>
    <w:rsid w:val="00A504CA"/>
    <w:rsid w:val="00A75BA5"/>
    <w:rsid w:val="00A7752B"/>
    <w:rsid w:val="00A775CD"/>
    <w:rsid w:val="00A90D60"/>
    <w:rsid w:val="00A90E83"/>
    <w:rsid w:val="00A9173B"/>
    <w:rsid w:val="00A93461"/>
    <w:rsid w:val="00AA617F"/>
    <w:rsid w:val="00AB62B9"/>
    <w:rsid w:val="00AD19A6"/>
    <w:rsid w:val="00AD376C"/>
    <w:rsid w:val="00AD55ED"/>
    <w:rsid w:val="00AE4696"/>
    <w:rsid w:val="00AE4C10"/>
    <w:rsid w:val="00B072B1"/>
    <w:rsid w:val="00B17C1F"/>
    <w:rsid w:val="00B26762"/>
    <w:rsid w:val="00B32384"/>
    <w:rsid w:val="00B45E5E"/>
    <w:rsid w:val="00B57A75"/>
    <w:rsid w:val="00B85718"/>
    <w:rsid w:val="00B95FDD"/>
    <w:rsid w:val="00BA55FF"/>
    <w:rsid w:val="00BD72F3"/>
    <w:rsid w:val="00BE7E8F"/>
    <w:rsid w:val="00BF4244"/>
    <w:rsid w:val="00BF5BB9"/>
    <w:rsid w:val="00BF64A1"/>
    <w:rsid w:val="00C06A60"/>
    <w:rsid w:val="00C0749A"/>
    <w:rsid w:val="00C10247"/>
    <w:rsid w:val="00C13A4F"/>
    <w:rsid w:val="00C16505"/>
    <w:rsid w:val="00C2414C"/>
    <w:rsid w:val="00C464E7"/>
    <w:rsid w:val="00C53565"/>
    <w:rsid w:val="00C6444D"/>
    <w:rsid w:val="00C7479E"/>
    <w:rsid w:val="00C8420C"/>
    <w:rsid w:val="00C8571F"/>
    <w:rsid w:val="00C85F61"/>
    <w:rsid w:val="00C9084E"/>
    <w:rsid w:val="00CB10ED"/>
    <w:rsid w:val="00CE4145"/>
    <w:rsid w:val="00CF0950"/>
    <w:rsid w:val="00CF1FB9"/>
    <w:rsid w:val="00CF30DA"/>
    <w:rsid w:val="00CF396C"/>
    <w:rsid w:val="00CF57ED"/>
    <w:rsid w:val="00CF5E7A"/>
    <w:rsid w:val="00D04354"/>
    <w:rsid w:val="00D14F12"/>
    <w:rsid w:val="00D33362"/>
    <w:rsid w:val="00D45CAA"/>
    <w:rsid w:val="00D46232"/>
    <w:rsid w:val="00D5358C"/>
    <w:rsid w:val="00D86CAA"/>
    <w:rsid w:val="00D90926"/>
    <w:rsid w:val="00D913DD"/>
    <w:rsid w:val="00DA4B21"/>
    <w:rsid w:val="00DA520D"/>
    <w:rsid w:val="00DB6B02"/>
    <w:rsid w:val="00DC2B63"/>
    <w:rsid w:val="00DD139F"/>
    <w:rsid w:val="00DD3C03"/>
    <w:rsid w:val="00DD7884"/>
    <w:rsid w:val="00DE0130"/>
    <w:rsid w:val="00DE1D27"/>
    <w:rsid w:val="00DF1B18"/>
    <w:rsid w:val="00E128E7"/>
    <w:rsid w:val="00E12B24"/>
    <w:rsid w:val="00E3051C"/>
    <w:rsid w:val="00E320D4"/>
    <w:rsid w:val="00E32966"/>
    <w:rsid w:val="00E43E73"/>
    <w:rsid w:val="00E51376"/>
    <w:rsid w:val="00E64057"/>
    <w:rsid w:val="00E77217"/>
    <w:rsid w:val="00E82D90"/>
    <w:rsid w:val="00E92F27"/>
    <w:rsid w:val="00E9764C"/>
    <w:rsid w:val="00EA505C"/>
    <w:rsid w:val="00EA65F3"/>
    <w:rsid w:val="00ED36CB"/>
    <w:rsid w:val="00ED6109"/>
    <w:rsid w:val="00EF6503"/>
    <w:rsid w:val="00EF6A48"/>
    <w:rsid w:val="00F04E1B"/>
    <w:rsid w:val="00F12FB6"/>
    <w:rsid w:val="00F165E0"/>
    <w:rsid w:val="00F27722"/>
    <w:rsid w:val="00F554EA"/>
    <w:rsid w:val="00F72491"/>
    <w:rsid w:val="00F767C6"/>
    <w:rsid w:val="00F844F5"/>
    <w:rsid w:val="00FA652B"/>
    <w:rsid w:val="00FA6699"/>
    <w:rsid w:val="00FD036E"/>
    <w:rsid w:val="00FE453E"/>
    <w:rsid w:val="00FF0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8F8643"/>
  <w15:docId w15:val="{AEF66F15-B58F-A042-83DC-FC43E3A2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A48"/>
    <w:rPr>
      <w:rFonts w:ascii="Consolas" w:hAnsi="Consolas"/>
      <w:sz w:val="22"/>
      <w:szCs w:val="22"/>
    </w:rPr>
  </w:style>
  <w:style w:type="paragraph" w:styleId="Heading1">
    <w:name w:val="heading 1"/>
    <w:basedOn w:val="Normal"/>
    <w:next w:val="Normal"/>
    <w:link w:val="Heading1Char"/>
    <w:uiPriority w:val="9"/>
    <w:qFormat/>
    <w:rsid w:val="0072657F"/>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657F"/>
    <w:pPr>
      <w:keepNext/>
      <w:keepLines/>
      <w:spacing w:before="40"/>
      <w:outlineLvl w:val="1"/>
    </w:pPr>
    <w:rPr>
      <w:rFonts w:eastAsiaTheme="majorEastAsia" w:cstheme="majorBidi"/>
      <w:b/>
      <w:color w:val="2F5496" w:themeColor="accent1" w:themeShade="BF"/>
      <w:sz w:val="26"/>
      <w:szCs w:val="26"/>
    </w:rPr>
  </w:style>
  <w:style w:type="paragraph" w:styleId="Heading3">
    <w:name w:val="heading 3"/>
    <w:basedOn w:val="Normal"/>
    <w:link w:val="Heading3Char"/>
    <w:uiPriority w:val="9"/>
    <w:qFormat/>
    <w:rsid w:val="00EF6A48"/>
    <w:pPr>
      <w:spacing w:before="100" w:beforeAutospacing="1" w:after="100" w:afterAutospacing="1"/>
      <w:outlineLvl w:val="2"/>
    </w:pPr>
    <w:rPr>
      <w:rFonts w:eastAsia="Times New Roman" w:cs="Times New Roman"/>
      <w:b/>
      <w:bCs/>
      <w:kern w:val="0"/>
      <w:sz w:val="27"/>
      <w:szCs w:val="27"/>
      <w14:ligatures w14:val="none"/>
    </w:rPr>
  </w:style>
  <w:style w:type="paragraph" w:styleId="Heading4">
    <w:name w:val="heading 4"/>
    <w:basedOn w:val="Normal"/>
    <w:link w:val="Heading4Char"/>
    <w:uiPriority w:val="9"/>
    <w:qFormat/>
    <w:rsid w:val="00EF6A48"/>
    <w:pPr>
      <w:spacing w:before="100" w:beforeAutospacing="1" w:after="100" w:afterAutospacing="1"/>
      <w:outlineLvl w:val="3"/>
    </w:pPr>
    <w:rPr>
      <w:rFonts w:eastAsia="Times New Roman" w:cs="Times New Roman"/>
      <w:b/>
      <w:bCs/>
      <w:kern w:val="0"/>
      <w14:ligatures w14:val="none"/>
    </w:rPr>
  </w:style>
  <w:style w:type="paragraph" w:styleId="Heading5">
    <w:name w:val="heading 5"/>
    <w:basedOn w:val="Normal"/>
    <w:next w:val="Normal"/>
    <w:link w:val="Heading5Char"/>
    <w:uiPriority w:val="9"/>
    <w:unhideWhenUsed/>
    <w:qFormat/>
    <w:rsid w:val="002D224D"/>
    <w:pPr>
      <w:keepNext/>
      <w:keepLines/>
      <w:spacing w:before="40"/>
      <w:outlineLvl w:val="4"/>
    </w:pPr>
    <w:rPr>
      <w:rFonts w:eastAsia="Times New Roman" w:cstheme="majorBidi"/>
      <w:b/>
      <w:bCs/>
    </w:rPr>
  </w:style>
  <w:style w:type="paragraph" w:styleId="Heading6">
    <w:name w:val="heading 6"/>
    <w:basedOn w:val="Normal"/>
    <w:next w:val="Normal"/>
    <w:link w:val="Heading6Char"/>
    <w:uiPriority w:val="9"/>
    <w:unhideWhenUsed/>
    <w:qFormat/>
    <w:rsid w:val="00EF6A48"/>
    <w:pPr>
      <w:keepNext/>
      <w:keepLines/>
      <w:spacing w:before="40"/>
      <w:outlineLvl w:val="5"/>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F6A48"/>
    <w:rPr>
      <w:rFonts w:ascii="Consolas" w:eastAsia="Times New Roman" w:hAnsi="Consolas" w:cs="Times New Roman"/>
      <w:b/>
      <w:bCs/>
      <w:kern w:val="0"/>
      <w:sz w:val="27"/>
      <w:szCs w:val="27"/>
      <w14:ligatures w14:val="none"/>
    </w:rPr>
  </w:style>
  <w:style w:type="character" w:customStyle="1" w:styleId="Heading4Char">
    <w:name w:val="Heading 4 Char"/>
    <w:basedOn w:val="DefaultParagraphFont"/>
    <w:link w:val="Heading4"/>
    <w:uiPriority w:val="9"/>
    <w:rsid w:val="00EF6A48"/>
    <w:rPr>
      <w:rFonts w:ascii="Consolas" w:eastAsia="Times New Roman" w:hAnsi="Consolas" w:cs="Times New Roman"/>
      <w:b/>
      <w:bCs/>
      <w:kern w:val="0"/>
      <w:sz w:val="22"/>
      <w:szCs w:val="22"/>
      <w14:ligatures w14:val="none"/>
    </w:rPr>
  </w:style>
  <w:style w:type="paragraph" w:customStyle="1" w:styleId="msonormal0">
    <w:name w:val="msonormal"/>
    <w:basedOn w:val="Normal"/>
    <w:rsid w:val="00394ADB"/>
    <w:pPr>
      <w:spacing w:before="100" w:beforeAutospacing="1" w:after="100" w:afterAutospacing="1"/>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394ADB"/>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394ADB"/>
    <w:rPr>
      <w:color w:val="0000FF"/>
      <w:u w:val="single"/>
    </w:rPr>
  </w:style>
  <w:style w:type="character" w:styleId="FollowedHyperlink">
    <w:name w:val="FollowedHyperlink"/>
    <w:basedOn w:val="DefaultParagraphFont"/>
    <w:uiPriority w:val="99"/>
    <w:semiHidden/>
    <w:unhideWhenUsed/>
    <w:rsid w:val="00394ADB"/>
    <w:rPr>
      <w:color w:val="800080"/>
      <w:u w:val="single"/>
    </w:rPr>
  </w:style>
  <w:style w:type="character" w:customStyle="1" w:styleId="apple-tab-span">
    <w:name w:val="apple-tab-span"/>
    <w:basedOn w:val="DefaultParagraphFont"/>
    <w:rsid w:val="00394ADB"/>
  </w:style>
  <w:style w:type="character" w:customStyle="1" w:styleId="Heading5Char">
    <w:name w:val="Heading 5 Char"/>
    <w:basedOn w:val="DefaultParagraphFont"/>
    <w:link w:val="Heading5"/>
    <w:uiPriority w:val="9"/>
    <w:rsid w:val="002D224D"/>
    <w:rPr>
      <w:rFonts w:ascii="Consolas" w:eastAsia="Times New Roman" w:hAnsi="Consolas" w:cstheme="majorBidi"/>
      <w:b/>
      <w:bCs/>
    </w:rPr>
  </w:style>
  <w:style w:type="character" w:customStyle="1" w:styleId="Heading6Char">
    <w:name w:val="Heading 6 Char"/>
    <w:basedOn w:val="DefaultParagraphFont"/>
    <w:link w:val="Heading6"/>
    <w:uiPriority w:val="9"/>
    <w:rsid w:val="00EF6A48"/>
    <w:rPr>
      <w:rFonts w:ascii="Consolas" w:eastAsiaTheme="majorEastAsia" w:hAnsi="Consolas" w:cstheme="majorBidi"/>
      <w:color w:val="1F3763" w:themeColor="accent1" w:themeShade="7F"/>
      <w:sz w:val="22"/>
      <w:szCs w:val="22"/>
    </w:rPr>
  </w:style>
  <w:style w:type="paragraph" w:styleId="ListParagraph">
    <w:name w:val="List Paragraph"/>
    <w:basedOn w:val="Normal"/>
    <w:uiPriority w:val="34"/>
    <w:qFormat/>
    <w:rsid w:val="0052126A"/>
    <w:pPr>
      <w:ind w:left="720"/>
      <w:contextualSpacing/>
    </w:pPr>
  </w:style>
  <w:style w:type="paragraph" w:customStyle="1" w:styleId="Bullets">
    <w:name w:val="Bullets"/>
    <w:basedOn w:val="ListParagraph"/>
    <w:qFormat/>
    <w:rsid w:val="002D224D"/>
    <w:pPr>
      <w:numPr>
        <w:numId w:val="71"/>
      </w:numPr>
      <w:textAlignment w:val="baseline"/>
    </w:pPr>
    <w:rPr>
      <w:rFonts w:eastAsia="Times New Roman" w:cstheme="minorHAnsi"/>
      <w:color w:val="000000"/>
      <w:kern w:val="0"/>
      <w14:ligatures w14:val="none"/>
    </w:rPr>
  </w:style>
  <w:style w:type="character" w:customStyle="1" w:styleId="Heading1Char">
    <w:name w:val="Heading 1 Char"/>
    <w:basedOn w:val="DefaultParagraphFont"/>
    <w:link w:val="Heading1"/>
    <w:uiPriority w:val="9"/>
    <w:rsid w:val="0072657F"/>
    <w:rPr>
      <w:rFonts w:ascii="Consolas" w:eastAsiaTheme="majorEastAsia" w:hAnsi="Consolas" w:cstheme="majorBidi"/>
      <w:color w:val="2F5496" w:themeColor="accent1" w:themeShade="BF"/>
      <w:sz w:val="32"/>
      <w:szCs w:val="32"/>
    </w:rPr>
  </w:style>
  <w:style w:type="character" w:customStyle="1" w:styleId="Heading2Char">
    <w:name w:val="Heading 2 Char"/>
    <w:basedOn w:val="DefaultParagraphFont"/>
    <w:link w:val="Heading2"/>
    <w:uiPriority w:val="9"/>
    <w:rsid w:val="0072657F"/>
    <w:rPr>
      <w:rFonts w:ascii="Consolas" w:eastAsiaTheme="majorEastAsia" w:hAnsi="Consolas" w:cstheme="majorBidi"/>
      <w:b/>
      <w:color w:val="2F5496" w:themeColor="accent1" w:themeShade="BF"/>
      <w:sz w:val="26"/>
      <w:szCs w:val="26"/>
    </w:rPr>
  </w:style>
  <w:style w:type="paragraph" w:styleId="Header">
    <w:name w:val="header"/>
    <w:basedOn w:val="Normal"/>
    <w:link w:val="HeaderChar"/>
    <w:uiPriority w:val="99"/>
    <w:unhideWhenUsed/>
    <w:rsid w:val="005408A0"/>
    <w:pPr>
      <w:tabs>
        <w:tab w:val="center" w:pos="4680"/>
        <w:tab w:val="right" w:pos="9360"/>
      </w:tabs>
    </w:pPr>
  </w:style>
  <w:style w:type="character" w:customStyle="1" w:styleId="HeaderChar">
    <w:name w:val="Header Char"/>
    <w:basedOn w:val="DefaultParagraphFont"/>
    <w:link w:val="Header"/>
    <w:uiPriority w:val="99"/>
    <w:rsid w:val="005408A0"/>
    <w:rPr>
      <w:rFonts w:ascii="Consolas" w:hAnsi="Consolas"/>
    </w:rPr>
  </w:style>
  <w:style w:type="paragraph" w:styleId="Footer">
    <w:name w:val="footer"/>
    <w:basedOn w:val="Normal"/>
    <w:link w:val="FooterChar"/>
    <w:uiPriority w:val="99"/>
    <w:unhideWhenUsed/>
    <w:rsid w:val="005408A0"/>
    <w:pPr>
      <w:tabs>
        <w:tab w:val="center" w:pos="4680"/>
        <w:tab w:val="right" w:pos="9360"/>
      </w:tabs>
    </w:pPr>
  </w:style>
  <w:style w:type="character" w:customStyle="1" w:styleId="FooterChar">
    <w:name w:val="Footer Char"/>
    <w:basedOn w:val="DefaultParagraphFont"/>
    <w:link w:val="Footer"/>
    <w:uiPriority w:val="99"/>
    <w:rsid w:val="005408A0"/>
    <w:rPr>
      <w:rFonts w:ascii="Consolas" w:hAnsi="Consolas"/>
    </w:rPr>
  </w:style>
  <w:style w:type="character" w:styleId="PageNumber">
    <w:name w:val="page number"/>
    <w:basedOn w:val="DefaultParagraphFont"/>
    <w:uiPriority w:val="99"/>
    <w:semiHidden/>
    <w:unhideWhenUsed/>
    <w:rsid w:val="005408A0"/>
  </w:style>
  <w:style w:type="character" w:styleId="UnresolvedMention">
    <w:name w:val="Unresolved Mention"/>
    <w:basedOn w:val="DefaultParagraphFont"/>
    <w:uiPriority w:val="99"/>
    <w:semiHidden/>
    <w:unhideWhenUsed/>
    <w:rsid w:val="00724CF6"/>
    <w:rPr>
      <w:color w:val="605E5C"/>
      <w:shd w:val="clear" w:color="auto" w:fill="E1DFDD"/>
    </w:rPr>
  </w:style>
  <w:style w:type="paragraph" w:styleId="NoSpacing">
    <w:name w:val="No Spacing"/>
    <w:uiPriority w:val="1"/>
    <w:qFormat/>
    <w:rsid w:val="00605FCC"/>
    <w:rPr>
      <w:rFonts w:ascii="Consolas" w:hAnsi="Consolas"/>
    </w:rPr>
  </w:style>
  <w:style w:type="paragraph" w:styleId="Revision">
    <w:name w:val="Revision"/>
    <w:hidden/>
    <w:uiPriority w:val="99"/>
    <w:semiHidden/>
    <w:rsid w:val="00C7479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512950">
      <w:bodyDiv w:val="1"/>
      <w:marLeft w:val="0"/>
      <w:marRight w:val="0"/>
      <w:marTop w:val="0"/>
      <w:marBottom w:val="0"/>
      <w:divBdr>
        <w:top w:val="none" w:sz="0" w:space="0" w:color="auto"/>
        <w:left w:val="none" w:sz="0" w:space="0" w:color="auto"/>
        <w:bottom w:val="none" w:sz="0" w:space="0" w:color="auto"/>
        <w:right w:val="none" w:sz="0" w:space="0" w:color="auto"/>
      </w:divBdr>
    </w:div>
    <w:div w:id="2025553409">
      <w:bodyDiv w:val="1"/>
      <w:marLeft w:val="0"/>
      <w:marRight w:val="0"/>
      <w:marTop w:val="0"/>
      <w:marBottom w:val="0"/>
      <w:divBdr>
        <w:top w:val="none" w:sz="0" w:space="0" w:color="auto"/>
        <w:left w:val="none" w:sz="0" w:space="0" w:color="auto"/>
        <w:bottom w:val="none" w:sz="0" w:space="0" w:color="auto"/>
        <w:right w:val="none" w:sz="0" w:space="0" w:color="auto"/>
      </w:divBdr>
    </w:div>
    <w:div w:id="2052148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https://lh7-us.googleusercontent.com/cJDHQVZOJrtcMpNZSb0isq-5bwuUy5Bu7tnsoEYQddG7L0p7KOL2TJ9611fdoU0a6RctVRu4cy1dDXLckeVKqfpQo93p6iu0K8Tc03VCwizfHTTh-t-CfhOqBxth71HH3h5KQecVW8Ji6N0VtN8H8gM"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zeeflasher.github.io/" TargetMode="External"/><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hyperlink" Target="https://docs.flipper.net/basics/first-start" TargetMode="External"/><Relationship Id="rId4" Type="http://schemas.openxmlformats.org/officeDocument/2006/relationships/webSettings" Target="webSettings.xml"/><Relationship Id="rId9" Type="http://schemas.openxmlformats.org/officeDocument/2006/relationships/hyperlink" Target="https://github.com/lukejenkins/flipper/blob/main/MFClassic/LAB%20-%20Reading%20a%20MIFARE%20Classic%20card%20that%20is%20protected.md"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14</Pages>
  <Words>4874</Words>
  <Characters>27785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Beshara</dc:creator>
  <cp:keywords/>
  <dc:description/>
  <cp:lastModifiedBy>Jason Beshara</cp:lastModifiedBy>
  <cp:revision>4</cp:revision>
  <cp:lastPrinted>2024-01-29T13:12:00Z</cp:lastPrinted>
  <dcterms:created xsi:type="dcterms:W3CDTF">2024-02-19T18:21:00Z</dcterms:created>
  <dcterms:modified xsi:type="dcterms:W3CDTF">2024-02-19T21:36:00Z</dcterms:modified>
</cp:coreProperties>
</file>